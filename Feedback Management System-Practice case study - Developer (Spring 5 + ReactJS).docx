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C9656D" w14:textId="77777777" w:rsidR="00D53A17" w:rsidRDefault="00D53A17" w:rsidP="00D53A17">
      <w:pPr>
        <w:jc w:val="center"/>
        <w:rPr>
          <w:rFonts w:eastAsia="SimSun"/>
          <w:b/>
          <w:color w:val="000080"/>
          <w:sz w:val="40"/>
        </w:rPr>
      </w:pPr>
      <w:bookmarkStart w:id="0" w:name="_Toc524172415"/>
      <w:bookmarkStart w:id="1" w:name="_Toc524180333"/>
      <w:bookmarkStart w:id="2" w:name="_Toc524172378"/>
    </w:p>
    <w:p w14:paraId="6044CB9B" w14:textId="77777777" w:rsidR="00D53A17" w:rsidRDefault="00D53A17" w:rsidP="00D53A17">
      <w:pPr>
        <w:jc w:val="center"/>
        <w:rPr>
          <w:rFonts w:eastAsia="SimSun"/>
          <w:b/>
          <w:color w:val="000080"/>
          <w:sz w:val="40"/>
        </w:rPr>
      </w:pPr>
    </w:p>
    <w:p w14:paraId="4A43DE50" w14:textId="77777777" w:rsidR="00D53A17" w:rsidRPr="00D53A17" w:rsidRDefault="00D53A17" w:rsidP="00D53A17">
      <w:pPr>
        <w:jc w:val="center"/>
        <w:rPr>
          <w:rFonts w:eastAsia="SimSun"/>
          <w:b/>
          <w:color w:val="000080"/>
          <w:sz w:val="48"/>
        </w:rPr>
      </w:pPr>
      <w:r w:rsidRPr="00D53A17">
        <w:rPr>
          <w:rFonts w:eastAsia="SimSun"/>
          <w:b/>
          <w:color w:val="000080"/>
          <w:sz w:val="48"/>
        </w:rPr>
        <w:t>Feedback Management System</w:t>
      </w:r>
    </w:p>
    <w:p w14:paraId="28B47735" w14:textId="77777777" w:rsidR="00D53A17" w:rsidRDefault="00D53A17" w:rsidP="00D53A17">
      <w:pPr>
        <w:jc w:val="center"/>
        <w:rPr>
          <w:rFonts w:eastAsia="SimSun"/>
          <w:b/>
          <w:color w:val="000080"/>
          <w:sz w:val="40"/>
        </w:rPr>
      </w:pPr>
      <w:r>
        <w:rPr>
          <w:rFonts w:eastAsia="SimSun"/>
          <w:b/>
          <w:color w:val="000080"/>
          <w:sz w:val="40"/>
        </w:rPr>
        <w:t>FSE - Practice Case study</w:t>
      </w:r>
    </w:p>
    <w:p w14:paraId="2E4E056C" w14:textId="77777777" w:rsidR="00D53A17" w:rsidRDefault="00D53A17" w:rsidP="00D53A17">
      <w:pPr>
        <w:jc w:val="center"/>
        <w:rPr>
          <w:rFonts w:eastAsia="SimSun"/>
          <w:b/>
          <w:color w:val="000080"/>
          <w:sz w:val="40"/>
        </w:rPr>
      </w:pPr>
      <w:r>
        <w:rPr>
          <w:rFonts w:eastAsia="SimSun"/>
          <w:b/>
          <w:color w:val="000080"/>
          <w:sz w:val="40"/>
        </w:rPr>
        <w:t>1.0.0</w:t>
      </w:r>
    </w:p>
    <w:p w14:paraId="0232B98F" w14:textId="77777777" w:rsidR="00D53A17" w:rsidRDefault="00D53A17" w:rsidP="00D53A17">
      <w:pPr>
        <w:tabs>
          <w:tab w:val="center" w:pos="4622"/>
          <w:tab w:val="left" w:pos="5400"/>
        </w:tabs>
        <w:rPr>
          <w:rFonts w:eastAsia="SimSun"/>
          <w:b/>
          <w:color w:val="000080"/>
          <w:sz w:val="40"/>
        </w:rPr>
      </w:pPr>
      <w:r>
        <w:rPr>
          <w:rFonts w:eastAsia="SimSun"/>
          <w:b/>
          <w:color w:val="000080"/>
          <w:sz w:val="40"/>
        </w:rPr>
        <w:t xml:space="preserve"> </w:t>
      </w:r>
      <w:r>
        <w:rPr>
          <w:rFonts w:eastAsia="SimSun"/>
          <w:b/>
          <w:color w:val="000080"/>
          <w:sz w:val="40"/>
        </w:rPr>
        <w:tab/>
      </w:r>
      <w:r>
        <w:rPr>
          <w:rFonts w:eastAsia="SimSun"/>
          <w:b/>
          <w:noProof/>
          <w:color w:val="000080"/>
          <w:sz w:val="40"/>
          <w:lang w:val="en-US"/>
        </w:rPr>
        <w:drawing>
          <wp:anchor distT="0" distB="0" distL="114300" distR="114300" simplePos="0" relativeHeight="251663360" behindDoc="0" locked="0" layoutInCell="0" allowOverlap="1" wp14:anchorId="409F037B" wp14:editId="2F555961">
            <wp:simplePos x="0" y="0"/>
            <wp:positionH relativeFrom="column">
              <wp:posOffset>800100</wp:posOffset>
            </wp:positionH>
            <wp:positionV relativeFrom="paragraph">
              <wp:posOffset>111760</wp:posOffset>
            </wp:positionV>
            <wp:extent cx="4343400" cy="1143000"/>
            <wp:effectExtent l="0" t="0" r="0" b="0"/>
            <wp:wrapNone/>
            <wp:docPr id="2" name="Picture 2"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ent"/>
                    <pic:cNvPicPr>
                      <a:picLocks noChangeAspect="1" noChangeArrowheads="1"/>
                    </pic:cNvPicPr>
                  </pic:nvPicPr>
                  <pic:blipFill>
                    <a:blip r:embed="rId11">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pic:spPr>
                </pic:pic>
              </a:graphicData>
            </a:graphic>
            <wp14:sizeRelH relativeFrom="page">
              <wp14:pctWidth>0</wp14:pctWidth>
            </wp14:sizeRelH>
            <wp14:sizeRelV relativeFrom="page">
              <wp14:pctHeight>0</wp14:pctHeight>
            </wp14:sizeRelV>
          </wp:anchor>
        </w:drawing>
      </w:r>
      <w:r>
        <w:rPr>
          <w:rFonts w:eastAsia="SimSun"/>
          <w:b/>
          <w:color w:val="000080"/>
          <w:sz w:val="40"/>
        </w:rPr>
        <w:tab/>
      </w:r>
    </w:p>
    <w:p w14:paraId="6F0554B3" w14:textId="77777777" w:rsidR="00D53A17" w:rsidRDefault="00D53A17" w:rsidP="00D53A17">
      <w:pPr>
        <w:jc w:val="both"/>
        <w:rPr>
          <w:rFonts w:eastAsia="SimSun"/>
          <w:b/>
          <w:color w:val="000080"/>
          <w:sz w:val="40"/>
        </w:rPr>
      </w:pPr>
      <w:r>
        <w:rPr>
          <w:rFonts w:eastAsia="SimSun"/>
          <w:b/>
          <w:color w:val="000080"/>
          <w:sz w:val="40"/>
        </w:rPr>
        <w:tab/>
      </w:r>
    </w:p>
    <w:p w14:paraId="3A8F483F" w14:textId="77777777" w:rsidR="00D53A17" w:rsidRDefault="00D53A17" w:rsidP="00D53A17">
      <w:pPr>
        <w:tabs>
          <w:tab w:val="center" w:pos="4262"/>
          <w:tab w:val="left" w:pos="7535"/>
        </w:tabs>
        <w:jc w:val="center"/>
      </w:pPr>
    </w:p>
    <w:p w14:paraId="25D374FA" w14:textId="77777777" w:rsidR="00D53A17" w:rsidRDefault="00D53A17" w:rsidP="00D53A17">
      <w:pPr>
        <w:jc w:val="center"/>
      </w:pPr>
    </w:p>
    <w:p w14:paraId="3C3B575D" w14:textId="77777777" w:rsidR="00D53A17" w:rsidRPr="008F1690" w:rsidRDefault="00D53A17" w:rsidP="00D53A17">
      <w:pPr>
        <w:jc w:val="center"/>
        <w:rPr>
          <w:rFonts w:eastAsia="SimSun"/>
          <w:b/>
          <w:color w:val="000080"/>
          <w:sz w:val="40"/>
        </w:rPr>
      </w:pPr>
    </w:p>
    <w:p w14:paraId="4B935BA2" w14:textId="77777777" w:rsidR="00D53A17" w:rsidRDefault="00D53A17" w:rsidP="00D53A17">
      <w:pPr>
        <w:jc w:val="center"/>
        <w:rPr>
          <w:rFonts w:eastAsia="SimSun"/>
          <w:b/>
          <w:color w:val="000080"/>
          <w:sz w:val="40"/>
        </w:rPr>
      </w:pPr>
      <w:bookmarkStart w:id="3" w:name="_Toc524180334"/>
      <w:bookmarkEnd w:id="0"/>
    </w:p>
    <w:p w14:paraId="6F2F2F50" w14:textId="77777777" w:rsidR="00D53A17" w:rsidRDefault="00D53A17" w:rsidP="00D53A17">
      <w:pPr>
        <w:spacing w:after="0" w:line="240" w:lineRule="auto"/>
        <w:jc w:val="both"/>
      </w:pPr>
    </w:p>
    <w:p w14:paraId="00370BA0" w14:textId="77777777" w:rsidR="00D53A17" w:rsidRDefault="00D53A17" w:rsidP="00D53A17">
      <w:pPr>
        <w:spacing w:after="0"/>
        <w:jc w:val="both"/>
        <w:sectPr w:rsidR="00D53A17" w:rsidSect="00D53A1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pPr>
    </w:p>
    <w:p w14:paraId="5AC59A77" w14:textId="77777777" w:rsidR="00D53A17" w:rsidRDefault="00D53A17" w:rsidP="00D53A17">
      <w:pPr>
        <w:pStyle w:val="TOChead"/>
      </w:pPr>
      <w:r w:rsidRPr="00EB7DCB">
        <w:lastRenderedPageBreak/>
        <w:t>Table of Contents</w:t>
      </w:r>
      <w:bookmarkEnd w:id="1"/>
      <w:bookmarkEnd w:id="3"/>
    </w:p>
    <w:p w14:paraId="69C3C0EA" w14:textId="77777777" w:rsidR="00D53A17" w:rsidRDefault="00D53A17" w:rsidP="00D53A17">
      <w:pPr>
        <w:pStyle w:val="TOChead"/>
        <w:jc w:val="left"/>
      </w:pPr>
    </w:p>
    <w:p w14:paraId="0A8F9C57" w14:textId="2277591F" w:rsidR="00FD7101" w:rsidRDefault="00D53A17">
      <w:pPr>
        <w:pStyle w:val="TOC1"/>
        <w:tabs>
          <w:tab w:val="left" w:pos="440"/>
          <w:tab w:val="right" w:leader="dot" w:pos="9350"/>
        </w:tabs>
        <w:rPr>
          <w:noProof/>
          <w:lang w:val="en-US"/>
        </w:rPr>
      </w:pPr>
      <w:r>
        <w:rPr>
          <w:bCs/>
        </w:rPr>
        <w:fldChar w:fldCharType="begin"/>
      </w:r>
      <w:r>
        <w:rPr>
          <w:bCs/>
        </w:rPr>
        <w:instrText xml:space="preserve"> TOC \o "3-3" \h \z \t "Heading 1,1,Heading 2,2" </w:instrText>
      </w:r>
      <w:r>
        <w:rPr>
          <w:bCs/>
        </w:rPr>
        <w:fldChar w:fldCharType="separate"/>
      </w:r>
      <w:hyperlink w:anchor="_Toc28342609" w:history="1">
        <w:r w:rsidR="00FD7101" w:rsidRPr="00DE1CC5">
          <w:rPr>
            <w:rStyle w:val="Hyperlink"/>
            <w:noProof/>
          </w:rPr>
          <w:t>1</w:t>
        </w:r>
        <w:r w:rsidR="00FD7101">
          <w:rPr>
            <w:noProof/>
            <w:lang w:val="en-US"/>
          </w:rPr>
          <w:tab/>
        </w:r>
        <w:r w:rsidR="00FD7101" w:rsidRPr="00DE1CC5">
          <w:rPr>
            <w:rStyle w:val="Hyperlink"/>
            <w:noProof/>
          </w:rPr>
          <w:t>Important Instructions</w:t>
        </w:r>
        <w:r w:rsidR="00FD7101">
          <w:rPr>
            <w:noProof/>
            <w:webHidden/>
          </w:rPr>
          <w:tab/>
        </w:r>
        <w:r w:rsidR="00FD7101">
          <w:rPr>
            <w:noProof/>
            <w:webHidden/>
          </w:rPr>
          <w:fldChar w:fldCharType="begin"/>
        </w:r>
        <w:r w:rsidR="00FD7101">
          <w:rPr>
            <w:noProof/>
            <w:webHidden/>
          </w:rPr>
          <w:instrText xml:space="preserve"> PAGEREF _Toc28342609 \h </w:instrText>
        </w:r>
        <w:r w:rsidR="00FD7101">
          <w:rPr>
            <w:noProof/>
            <w:webHidden/>
          </w:rPr>
        </w:r>
        <w:r w:rsidR="00FD7101">
          <w:rPr>
            <w:noProof/>
            <w:webHidden/>
          </w:rPr>
          <w:fldChar w:fldCharType="separate"/>
        </w:r>
        <w:r w:rsidR="000B52CB">
          <w:rPr>
            <w:noProof/>
            <w:webHidden/>
          </w:rPr>
          <w:t>2</w:t>
        </w:r>
        <w:r w:rsidR="00FD7101">
          <w:rPr>
            <w:noProof/>
            <w:webHidden/>
          </w:rPr>
          <w:fldChar w:fldCharType="end"/>
        </w:r>
      </w:hyperlink>
    </w:p>
    <w:p w14:paraId="426D6BEE" w14:textId="56022910" w:rsidR="00FD7101" w:rsidRDefault="00DA1F34">
      <w:pPr>
        <w:pStyle w:val="TOC1"/>
        <w:tabs>
          <w:tab w:val="left" w:pos="440"/>
          <w:tab w:val="right" w:leader="dot" w:pos="9350"/>
        </w:tabs>
        <w:rPr>
          <w:noProof/>
          <w:lang w:val="en-US"/>
        </w:rPr>
      </w:pPr>
      <w:hyperlink w:anchor="_Toc28342610" w:history="1">
        <w:r w:rsidR="00FD7101" w:rsidRPr="00DE1CC5">
          <w:rPr>
            <w:rStyle w:val="Hyperlink"/>
            <w:noProof/>
          </w:rPr>
          <w:t>2</w:t>
        </w:r>
        <w:r w:rsidR="00FD7101">
          <w:rPr>
            <w:noProof/>
            <w:lang w:val="en-US"/>
          </w:rPr>
          <w:tab/>
        </w:r>
        <w:r w:rsidR="00FD7101" w:rsidRPr="00DE1CC5">
          <w:rPr>
            <w:rStyle w:val="Hyperlink"/>
            <w:noProof/>
          </w:rPr>
          <w:t>Skill list:</w:t>
        </w:r>
        <w:r w:rsidR="00FD7101">
          <w:rPr>
            <w:noProof/>
            <w:webHidden/>
          </w:rPr>
          <w:tab/>
        </w:r>
        <w:r w:rsidR="00FD7101">
          <w:rPr>
            <w:noProof/>
            <w:webHidden/>
          </w:rPr>
          <w:fldChar w:fldCharType="begin"/>
        </w:r>
        <w:r w:rsidR="00FD7101">
          <w:rPr>
            <w:noProof/>
            <w:webHidden/>
          </w:rPr>
          <w:instrText xml:space="preserve"> PAGEREF _Toc28342610 \h </w:instrText>
        </w:r>
        <w:r w:rsidR="00FD7101">
          <w:rPr>
            <w:noProof/>
            <w:webHidden/>
          </w:rPr>
        </w:r>
        <w:r w:rsidR="00FD7101">
          <w:rPr>
            <w:noProof/>
            <w:webHidden/>
          </w:rPr>
          <w:fldChar w:fldCharType="separate"/>
        </w:r>
        <w:r w:rsidR="000B52CB">
          <w:rPr>
            <w:noProof/>
            <w:webHidden/>
          </w:rPr>
          <w:t>3</w:t>
        </w:r>
        <w:r w:rsidR="00FD7101">
          <w:rPr>
            <w:noProof/>
            <w:webHidden/>
          </w:rPr>
          <w:fldChar w:fldCharType="end"/>
        </w:r>
      </w:hyperlink>
    </w:p>
    <w:p w14:paraId="7AD25762" w14:textId="34347ADD" w:rsidR="00FD7101" w:rsidRDefault="00DA1F34">
      <w:pPr>
        <w:pStyle w:val="TOC1"/>
        <w:tabs>
          <w:tab w:val="left" w:pos="440"/>
          <w:tab w:val="right" w:leader="dot" w:pos="9350"/>
        </w:tabs>
        <w:rPr>
          <w:noProof/>
          <w:lang w:val="en-US"/>
        </w:rPr>
      </w:pPr>
      <w:hyperlink w:anchor="_Toc28342611" w:history="1">
        <w:r w:rsidR="00FD7101" w:rsidRPr="00DE1CC5">
          <w:rPr>
            <w:rStyle w:val="Hyperlink"/>
            <w:noProof/>
          </w:rPr>
          <w:t>3</w:t>
        </w:r>
        <w:r w:rsidR="00FD7101">
          <w:rPr>
            <w:noProof/>
            <w:lang w:val="en-US"/>
          </w:rPr>
          <w:tab/>
        </w:r>
        <w:r w:rsidR="00FD7101" w:rsidRPr="00DE1CC5">
          <w:rPr>
            <w:rStyle w:val="Hyperlink"/>
            <w:noProof/>
          </w:rPr>
          <w:t>Business-Requirement:</w:t>
        </w:r>
        <w:r w:rsidR="00FD7101">
          <w:rPr>
            <w:noProof/>
            <w:webHidden/>
          </w:rPr>
          <w:tab/>
        </w:r>
        <w:r w:rsidR="00FD7101">
          <w:rPr>
            <w:noProof/>
            <w:webHidden/>
          </w:rPr>
          <w:fldChar w:fldCharType="begin"/>
        </w:r>
        <w:r w:rsidR="00FD7101">
          <w:rPr>
            <w:noProof/>
            <w:webHidden/>
          </w:rPr>
          <w:instrText xml:space="preserve"> PAGEREF _Toc28342611 \h </w:instrText>
        </w:r>
        <w:r w:rsidR="00FD7101">
          <w:rPr>
            <w:noProof/>
            <w:webHidden/>
          </w:rPr>
        </w:r>
        <w:r w:rsidR="00FD7101">
          <w:rPr>
            <w:noProof/>
            <w:webHidden/>
          </w:rPr>
          <w:fldChar w:fldCharType="separate"/>
        </w:r>
        <w:r w:rsidR="000B52CB">
          <w:rPr>
            <w:noProof/>
            <w:webHidden/>
          </w:rPr>
          <w:t>4</w:t>
        </w:r>
        <w:r w:rsidR="00FD7101">
          <w:rPr>
            <w:noProof/>
            <w:webHidden/>
          </w:rPr>
          <w:fldChar w:fldCharType="end"/>
        </w:r>
      </w:hyperlink>
    </w:p>
    <w:p w14:paraId="726F4734" w14:textId="53B8FE40" w:rsidR="00FD7101" w:rsidRDefault="00DA1F34">
      <w:pPr>
        <w:pStyle w:val="TOC2"/>
        <w:tabs>
          <w:tab w:val="left" w:pos="880"/>
          <w:tab w:val="right" w:leader="dot" w:pos="9350"/>
        </w:tabs>
        <w:rPr>
          <w:noProof/>
          <w:lang w:val="en-US"/>
        </w:rPr>
      </w:pPr>
      <w:hyperlink w:anchor="_Toc28342612" w:history="1">
        <w:r w:rsidR="00FD7101" w:rsidRPr="00DE1CC5">
          <w:rPr>
            <w:rStyle w:val="Hyperlink"/>
            <w:noProof/>
          </w:rPr>
          <w:t>3.1</w:t>
        </w:r>
        <w:r w:rsidR="00FD7101">
          <w:rPr>
            <w:noProof/>
            <w:lang w:val="en-US"/>
          </w:rPr>
          <w:tab/>
        </w:r>
        <w:r w:rsidR="00FD7101" w:rsidRPr="00DE1CC5">
          <w:rPr>
            <w:rStyle w:val="Hyperlink"/>
            <w:noProof/>
          </w:rPr>
          <w:t>Problem Statement:</w:t>
        </w:r>
        <w:r w:rsidR="00FD7101">
          <w:rPr>
            <w:noProof/>
            <w:webHidden/>
          </w:rPr>
          <w:tab/>
        </w:r>
        <w:r w:rsidR="00FD7101">
          <w:rPr>
            <w:noProof/>
            <w:webHidden/>
          </w:rPr>
          <w:fldChar w:fldCharType="begin"/>
        </w:r>
        <w:r w:rsidR="00FD7101">
          <w:rPr>
            <w:noProof/>
            <w:webHidden/>
          </w:rPr>
          <w:instrText xml:space="preserve"> PAGEREF _Toc28342612 \h </w:instrText>
        </w:r>
        <w:r w:rsidR="00FD7101">
          <w:rPr>
            <w:noProof/>
            <w:webHidden/>
          </w:rPr>
        </w:r>
        <w:r w:rsidR="00FD7101">
          <w:rPr>
            <w:noProof/>
            <w:webHidden/>
          </w:rPr>
          <w:fldChar w:fldCharType="separate"/>
        </w:r>
        <w:r w:rsidR="000B52CB">
          <w:rPr>
            <w:noProof/>
            <w:webHidden/>
          </w:rPr>
          <w:t>4</w:t>
        </w:r>
        <w:r w:rsidR="00FD7101">
          <w:rPr>
            <w:noProof/>
            <w:webHidden/>
          </w:rPr>
          <w:fldChar w:fldCharType="end"/>
        </w:r>
      </w:hyperlink>
    </w:p>
    <w:p w14:paraId="320B98CB" w14:textId="33864335" w:rsidR="00FD7101" w:rsidRDefault="00DA1F34">
      <w:pPr>
        <w:pStyle w:val="TOC2"/>
        <w:tabs>
          <w:tab w:val="left" w:pos="880"/>
          <w:tab w:val="right" w:leader="dot" w:pos="9350"/>
        </w:tabs>
        <w:rPr>
          <w:noProof/>
          <w:lang w:val="en-US"/>
        </w:rPr>
      </w:pPr>
      <w:hyperlink w:anchor="_Toc28342613" w:history="1">
        <w:r w:rsidR="00FD7101" w:rsidRPr="00DE1CC5">
          <w:rPr>
            <w:rStyle w:val="Hyperlink"/>
            <w:noProof/>
          </w:rPr>
          <w:t>3.2</w:t>
        </w:r>
        <w:r w:rsidR="00FD7101">
          <w:rPr>
            <w:noProof/>
            <w:lang w:val="en-US"/>
          </w:rPr>
          <w:tab/>
        </w:r>
        <w:r w:rsidR="00FD7101" w:rsidRPr="00DE1CC5">
          <w:rPr>
            <w:rStyle w:val="Hyperlink"/>
            <w:noProof/>
          </w:rPr>
          <w:t>Design and architecture</w:t>
        </w:r>
        <w:r w:rsidR="00FD7101">
          <w:rPr>
            <w:noProof/>
            <w:webHidden/>
          </w:rPr>
          <w:tab/>
        </w:r>
        <w:r w:rsidR="00FD7101">
          <w:rPr>
            <w:noProof/>
            <w:webHidden/>
          </w:rPr>
          <w:fldChar w:fldCharType="begin"/>
        </w:r>
        <w:r w:rsidR="00FD7101">
          <w:rPr>
            <w:noProof/>
            <w:webHidden/>
          </w:rPr>
          <w:instrText xml:space="preserve"> PAGEREF _Toc28342613 \h </w:instrText>
        </w:r>
        <w:r w:rsidR="00FD7101">
          <w:rPr>
            <w:noProof/>
            <w:webHidden/>
          </w:rPr>
        </w:r>
        <w:r w:rsidR="00FD7101">
          <w:rPr>
            <w:noProof/>
            <w:webHidden/>
          </w:rPr>
          <w:fldChar w:fldCharType="separate"/>
        </w:r>
        <w:r w:rsidR="000B52CB">
          <w:rPr>
            <w:noProof/>
            <w:webHidden/>
          </w:rPr>
          <w:t>5</w:t>
        </w:r>
        <w:r w:rsidR="00FD7101">
          <w:rPr>
            <w:noProof/>
            <w:webHidden/>
          </w:rPr>
          <w:fldChar w:fldCharType="end"/>
        </w:r>
      </w:hyperlink>
    </w:p>
    <w:p w14:paraId="01F163D0" w14:textId="5F990F84" w:rsidR="00FD7101" w:rsidRDefault="00DA1F34">
      <w:pPr>
        <w:pStyle w:val="TOC2"/>
        <w:tabs>
          <w:tab w:val="left" w:pos="880"/>
          <w:tab w:val="right" w:leader="dot" w:pos="9350"/>
        </w:tabs>
        <w:rPr>
          <w:noProof/>
          <w:lang w:val="en-US"/>
        </w:rPr>
      </w:pPr>
      <w:hyperlink w:anchor="_Toc28342614" w:history="1">
        <w:r w:rsidR="00FD7101" w:rsidRPr="00DE1CC5">
          <w:rPr>
            <w:rStyle w:val="Hyperlink"/>
            <w:noProof/>
          </w:rPr>
          <w:t>3.3</w:t>
        </w:r>
        <w:r w:rsidR="00FD7101">
          <w:rPr>
            <w:noProof/>
            <w:lang w:val="en-US"/>
          </w:rPr>
          <w:tab/>
        </w:r>
        <w:r w:rsidR="00FD7101" w:rsidRPr="00DE1CC5">
          <w:rPr>
            <w:rStyle w:val="Hyperlink"/>
            <w:noProof/>
          </w:rPr>
          <w:t>Requirements:</w:t>
        </w:r>
        <w:r w:rsidR="00FD7101">
          <w:rPr>
            <w:noProof/>
            <w:webHidden/>
          </w:rPr>
          <w:tab/>
        </w:r>
        <w:r w:rsidR="00FD7101">
          <w:rPr>
            <w:noProof/>
            <w:webHidden/>
          </w:rPr>
          <w:fldChar w:fldCharType="begin"/>
        </w:r>
        <w:r w:rsidR="00FD7101">
          <w:rPr>
            <w:noProof/>
            <w:webHidden/>
          </w:rPr>
          <w:instrText xml:space="preserve"> PAGEREF _Toc28342614 \h </w:instrText>
        </w:r>
        <w:r w:rsidR="00FD7101">
          <w:rPr>
            <w:noProof/>
            <w:webHidden/>
          </w:rPr>
        </w:r>
        <w:r w:rsidR="00FD7101">
          <w:rPr>
            <w:noProof/>
            <w:webHidden/>
          </w:rPr>
          <w:fldChar w:fldCharType="separate"/>
        </w:r>
        <w:r w:rsidR="000B52CB">
          <w:rPr>
            <w:noProof/>
            <w:webHidden/>
          </w:rPr>
          <w:t>6</w:t>
        </w:r>
        <w:r w:rsidR="00FD7101">
          <w:rPr>
            <w:noProof/>
            <w:webHidden/>
          </w:rPr>
          <w:fldChar w:fldCharType="end"/>
        </w:r>
      </w:hyperlink>
    </w:p>
    <w:p w14:paraId="248EE1A7" w14:textId="7A93BF34" w:rsidR="00FD7101" w:rsidRDefault="00DA1F34">
      <w:pPr>
        <w:pStyle w:val="TOC3"/>
        <w:tabs>
          <w:tab w:val="left" w:pos="1320"/>
          <w:tab w:val="right" w:leader="dot" w:pos="9350"/>
        </w:tabs>
        <w:rPr>
          <w:noProof/>
          <w:lang w:val="en-US"/>
        </w:rPr>
      </w:pPr>
      <w:hyperlink w:anchor="_Toc28342615" w:history="1">
        <w:r w:rsidR="00FD7101" w:rsidRPr="00DE1CC5">
          <w:rPr>
            <w:rStyle w:val="Hyperlink"/>
            <w:noProof/>
          </w:rPr>
          <w:t>3.3.1</w:t>
        </w:r>
        <w:r w:rsidR="00FD7101">
          <w:rPr>
            <w:noProof/>
            <w:lang w:val="en-US"/>
          </w:rPr>
          <w:tab/>
        </w:r>
        <w:r w:rsidR="00FD7101" w:rsidRPr="00DE1CC5">
          <w:rPr>
            <w:rStyle w:val="Hyperlink"/>
            <w:noProof/>
          </w:rPr>
          <w:t>Requirements Flow:</w:t>
        </w:r>
        <w:r w:rsidR="00FD7101">
          <w:rPr>
            <w:noProof/>
            <w:webHidden/>
          </w:rPr>
          <w:tab/>
        </w:r>
        <w:r w:rsidR="00FD7101">
          <w:rPr>
            <w:noProof/>
            <w:webHidden/>
          </w:rPr>
          <w:fldChar w:fldCharType="begin"/>
        </w:r>
        <w:r w:rsidR="00FD7101">
          <w:rPr>
            <w:noProof/>
            <w:webHidden/>
          </w:rPr>
          <w:instrText xml:space="preserve"> PAGEREF _Toc28342615 \h </w:instrText>
        </w:r>
        <w:r w:rsidR="00FD7101">
          <w:rPr>
            <w:noProof/>
            <w:webHidden/>
          </w:rPr>
        </w:r>
        <w:r w:rsidR="00FD7101">
          <w:rPr>
            <w:noProof/>
            <w:webHidden/>
          </w:rPr>
          <w:fldChar w:fldCharType="separate"/>
        </w:r>
        <w:r w:rsidR="000B52CB">
          <w:rPr>
            <w:noProof/>
            <w:webHidden/>
          </w:rPr>
          <w:t>6</w:t>
        </w:r>
        <w:r w:rsidR="00FD7101">
          <w:rPr>
            <w:noProof/>
            <w:webHidden/>
          </w:rPr>
          <w:fldChar w:fldCharType="end"/>
        </w:r>
      </w:hyperlink>
    </w:p>
    <w:p w14:paraId="18739B44" w14:textId="2960C85B" w:rsidR="00FD7101" w:rsidRDefault="00DA1F34">
      <w:pPr>
        <w:pStyle w:val="TOC3"/>
        <w:tabs>
          <w:tab w:val="left" w:pos="1320"/>
          <w:tab w:val="right" w:leader="dot" w:pos="9350"/>
        </w:tabs>
        <w:rPr>
          <w:noProof/>
          <w:lang w:val="en-US"/>
        </w:rPr>
      </w:pPr>
      <w:hyperlink w:anchor="_Toc28342616" w:history="1">
        <w:r w:rsidR="00FD7101" w:rsidRPr="00DE1CC5">
          <w:rPr>
            <w:rStyle w:val="Hyperlink"/>
            <w:noProof/>
          </w:rPr>
          <w:t>3.3.2</w:t>
        </w:r>
        <w:r w:rsidR="00FD7101">
          <w:rPr>
            <w:noProof/>
            <w:lang w:val="en-US"/>
          </w:rPr>
          <w:tab/>
        </w:r>
        <w:r w:rsidR="00FD7101" w:rsidRPr="00DE1CC5">
          <w:rPr>
            <w:rStyle w:val="Hyperlink"/>
            <w:noProof/>
          </w:rPr>
          <w:t>Wireframes:</w:t>
        </w:r>
        <w:r w:rsidR="00FD7101">
          <w:rPr>
            <w:noProof/>
            <w:webHidden/>
          </w:rPr>
          <w:tab/>
        </w:r>
        <w:r w:rsidR="00FD7101">
          <w:rPr>
            <w:noProof/>
            <w:webHidden/>
          </w:rPr>
          <w:fldChar w:fldCharType="begin"/>
        </w:r>
        <w:r w:rsidR="00FD7101">
          <w:rPr>
            <w:noProof/>
            <w:webHidden/>
          </w:rPr>
          <w:instrText xml:space="preserve"> PAGEREF _Toc28342616 \h </w:instrText>
        </w:r>
        <w:r w:rsidR="00FD7101">
          <w:rPr>
            <w:noProof/>
            <w:webHidden/>
          </w:rPr>
        </w:r>
        <w:r w:rsidR="00FD7101">
          <w:rPr>
            <w:noProof/>
            <w:webHidden/>
          </w:rPr>
          <w:fldChar w:fldCharType="separate"/>
        </w:r>
        <w:r w:rsidR="000B52CB">
          <w:rPr>
            <w:noProof/>
            <w:webHidden/>
          </w:rPr>
          <w:t>9</w:t>
        </w:r>
        <w:r w:rsidR="00FD7101">
          <w:rPr>
            <w:noProof/>
            <w:webHidden/>
          </w:rPr>
          <w:fldChar w:fldCharType="end"/>
        </w:r>
      </w:hyperlink>
    </w:p>
    <w:p w14:paraId="261830C8" w14:textId="3E209B9E" w:rsidR="00FD7101" w:rsidRDefault="00DA1F34">
      <w:pPr>
        <w:pStyle w:val="TOC1"/>
        <w:tabs>
          <w:tab w:val="left" w:pos="440"/>
          <w:tab w:val="right" w:leader="dot" w:pos="9350"/>
        </w:tabs>
        <w:rPr>
          <w:noProof/>
          <w:lang w:val="en-US"/>
        </w:rPr>
      </w:pPr>
      <w:hyperlink w:anchor="_Toc28342617" w:history="1">
        <w:r w:rsidR="00FD7101" w:rsidRPr="00DE1CC5">
          <w:rPr>
            <w:rStyle w:val="Hyperlink"/>
            <w:rFonts w:eastAsia="Calibri"/>
            <w:noProof/>
          </w:rPr>
          <w:t>4</w:t>
        </w:r>
        <w:r w:rsidR="00FD7101">
          <w:rPr>
            <w:noProof/>
            <w:lang w:val="en-US"/>
          </w:rPr>
          <w:tab/>
        </w:r>
        <w:r w:rsidR="00FD7101" w:rsidRPr="00DE1CC5">
          <w:rPr>
            <w:rStyle w:val="Hyperlink"/>
            <w:noProof/>
          </w:rPr>
          <w:t>Development Environment</w:t>
        </w:r>
        <w:r w:rsidR="00FD7101" w:rsidRPr="00DE1CC5">
          <w:rPr>
            <w:rStyle w:val="Hyperlink"/>
            <w:rFonts w:eastAsia="Calibri"/>
            <w:noProof/>
          </w:rPr>
          <w:t xml:space="preserve"> – Select any one</w:t>
        </w:r>
        <w:r w:rsidR="00FD7101">
          <w:rPr>
            <w:noProof/>
            <w:webHidden/>
          </w:rPr>
          <w:tab/>
        </w:r>
        <w:r w:rsidR="00FD7101">
          <w:rPr>
            <w:noProof/>
            <w:webHidden/>
          </w:rPr>
          <w:fldChar w:fldCharType="begin"/>
        </w:r>
        <w:r w:rsidR="00FD7101">
          <w:rPr>
            <w:noProof/>
            <w:webHidden/>
          </w:rPr>
          <w:instrText xml:space="preserve"> PAGEREF _Toc28342617 \h </w:instrText>
        </w:r>
        <w:r w:rsidR="00FD7101">
          <w:rPr>
            <w:noProof/>
            <w:webHidden/>
          </w:rPr>
        </w:r>
        <w:r w:rsidR="00FD7101">
          <w:rPr>
            <w:noProof/>
            <w:webHidden/>
          </w:rPr>
          <w:fldChar w:fldCharType="separate"/>
        </w:r>
        <w:r w:rsidR="000B52CB">
          <w:rPr>
            <w:noProof/>
            <w:webHidden/>
          </w:rPr>
          <w:t>23</w:t>
        </w:r>
        <w:r w:rsidR="00FD7101">
          <w:rPr>
            <w:noProof/>
            <w:webHidden/>
          </w:rPr>
          <w:fldChar w:fldCharType="end"/>
        </w:r>
      </w:hyperlink>
    </w:p>
    <w:p w14:paraId="09144186" w14:textId="27EB25C6" w:rsidR="00FD7101" w:rsidRDefault="00DA1F34">
      <w:pPr>
        <w:pStyle w:val="TOC2"/>
        <w:tabs>
          <w:tab w:val="left" w:pos="880"/>
          <w:tab w:val="right" w:leader="dot" w:pos="9350"/>
        </w:tabs>
        <w:rPr>
          <w:noProof/>
          <w:lang w:val="en-US"/>
        </w:rPr>
      </w:pPr>
      <w:hyperlink w:anchor="_Toc28342618" w:history="1">
        <w:r w:rsidR="00FD7101" w:rsidRPr="00DE1CC5">
          <w:rPr>
            <w:rStyle w:val="Hyperlink"/>
            <w:noProof/>
          </w:rPr>
          <w:t>4.1</w:t>
        </w:r>
        <w:r w:rsidR="00FD7101">
          <w:rPr>
            <w:noProof/>
            <w:lang w:val="en-US"/>
          </w:rPr>
          <w:tab/>
        </w:r>
        <w:r w:rsidR="00FD7101" w:rsidRPr="00DE1CC5">
          <w:rPr>
            <w:rStyle w:val="Hyperlink"/>
            <w:noProof/>
          </w:rPr>
          <w:t>Java Stack</w:t>
        </w:r>
        <w:r w:rsidR="00FD7101">
          <w:rPr>
            <w:noProof/>
            <w:webHidden/>
          </w:rPr>
          <w:tab/>
        </w:r>
        <w:r w:rsidR="00FD7101">
          <w:rPr>
            <w:noProof/>
            <w:webHidden/>
          </w:rPr>
          <w:fldChar w:fldCharType="begin"/>
        </w:r>
        <w:r w:rsidR="00FD7101">
          <w:rPr>
            <w:noProof/>
            <w:webHidden/>
          </w:rPr>
          <w:instrText xml:space="preserve"> PAGEREF _Toc28342618 \h </w:instrText>
        </w:r>
        <w:r w:rsidR="00FD7101">
          <w:rPr>
            <w:noProof/>
            <w:webHidden/>
          </w:rPr>
        </w:r>
        <w:r w:rsidR="00FD7101">
          <w:rPr>
            <w:noProof/>
            <w:webHidden/>
          </w:rPr>
          <w:fldChar w:fldCharType="separate"/>
        </w:r>
        <w:r w:rsidR="000B52CB">
          <w:rPr>
            <w:noProof/>
            <w:webHidden/>
          </w:rPr>
          <w:t>23</w:t>
        </w:r>
        <w:r w:rsidR="00FD7101">
          <w:rPr>
            <w:noProof/>
            <w:webHidden/>
          </w:rPr>
          <w:fldChar w:fldCharType="end"/>
        </w:r>
      </w:hyperlink>
    </w:p>
    <w:p w14:paraId="6922757D" w14:textId="24439F37" w:rsidR="00FD7101" w:rsidRDefault="00DA1F34">
      <w:pPr>
        <w:pStyle w:val="TOC3"/>
        <w:tabs>
          <w:tab w:val="left" w:pos="1320"/>
          <w:tab w:val="right" w:leader="dot" w:pos="9350"/>
        </w:tabs>
        <w:rPr>
          <w:noProof/>
          <w:lang w:val="en-US"/>
        </w:rPr>
      </w:pPr>
      <w:hyperlink w:anchor="_Toc28342619" w:history="1">
        <w:r w:rsidR="00FD7101" w:rsidRPr="00DE1CC5">
          <w:rPr>
            <w:rStyle w:val="Hyperlink"/>
            <w:noProof/>
          </w:rPr>
          <w:t>4.1.1</w:t>
        </w:r>
        <w:r w:rsidR="00FD7101">
          <w:rPr>
            <w:noProof/>
            <w:lang w:val="en-US"/>
          </w:rPr>
          <w:tab/>
        </w:r>
        <w:r w:rsidR="00FD7101" w:rsidRPr="00DE1CC5">
          <w:rPr>
            <w:rStyle w:val="Hyperlink"/>
            <w:noProof/>
          </w:rPr>
          <w:t>Development Checklist</w:t>
        </w:r>
        <w:r w:rsidR="00FD7101">
          <w:rPr>
            <w:noProof/>
            <w:webHidden/>
          </w:rPr>
          <w:tab/>
        </w:r>
        <w:r w:rsidR="00FD7101">
          <w:rPr>
            <w:noProof/>
            <w:webHidden/>
          </w:rPr>
          <w:fldChar w:fldCharType="begin"/>
        </w:r>
        <w:r w:rsidR="00FD7101">
          <w:rPr>
            <w:noProof/>
            <w:webHidden/>
          </w:rPr>
          <w:instrText xml:space="preserve"> PAGEREF _Toc28342619 \h </w:instrText>
        </w:r>
        <w:r w:rsidR="00FD7101">
          <w:rPr>
            <w:noProof/>
            <w:webHidden/>
          </w:rPr>
        </w:r>
        <w:r w:rsidR="00FD7101">
          <w:rPr>
            <w:noProof/>
            <w:webHidden/>
          </w:rPr>
          <w:fldChar w:fldCharType="separate"/>
        </w:r>
        <w:r w:rsidR="000B52CB">
          <w:rPr>
            <w:noProof/>
            <w:webHidden/>
          </w:rPr>
          <w:t>23</w:t>
        </w:r>
        <w:r w:rsidR="00FD7101">
          <w:rPr>
            <w:noProof/>
            <w:webHidden/>
          </w:rPr>
          <w:fldChar w:fldCharType="end"/>
        </w:r>
      </w:hyperlink>
    </w:p>
    <w:p w14:paraId="6A022502" w14:textId="73B33879" w:rsidR="00FD7101" w:rsidRDefault="00DA1F34">
      <w:pPr>
        <w:pStyle w:val="TOC3"/>
        <w:tabs>
          <w:tab w:val="left" w:pos="1320"/>
          <w:tab w:val="right" w:leader="dot" w:pos="9350"/>
        </w:tabs>
        <w:rPr>
          <w:noProof/>
          <w:lang w:val="en-US"/>
        </w:rPr>
      </w:pPr>
      <w:hyperlink w:anchor="_Toc28342620" w:history="1">
        <w:r w:rsidR="00FD7101" w:rsidRPr="00DE1CC5">
          <w:rPr>
            <w:rStyle w:val="Hyperlink"/>
            <w:noProof/>
          </w:rPr>
          <w:t>4.1.2</w:t>
        </w:r>
        <w:r w:rsidR="00FD7101">
          <w:rPr>
            <w:noProof/>
            <w:lang w:val="en-US"/>
          </w:rPr>
          <w:tab/>
        </w:r>
        <w:r w:rsidR="00FD7101" w:rsidRPr="00DE1CC5">
          <w:rPr>
            <w:rStyle w:val="Hyperlink"/>
            <w:noProof/>
          </w:rPr>
          <w:t>Micro Layers and Development Instructions:</w:t>
        </w:r>
        <w:r w:rsidR="00FD7101">
          <w:rPr>
            <w:noProof/>
            <w:webHidden/>
          </w:rPr>
          <w:tab/>
        </w:r>
        <w:r w:rsidR="00FD7101">
          <w:rPr>
            <w:noProof/>
            <w:webHidden/>
          </w:rPr>
          <w:fldChar w:fldCharType="begin"/>
        </w:r>
        <w:r w:rsidR="00FD7101">
          <w:rPr>
            <w:noProof/>
            <w:webHidden/>
          </w:rPr>
          <w:instrText xml:space="preserve"> PAGEREF _Toc28342620 \h </w:instrText>
        </w:r>
        <w:r w:rsidR="00FD7101">
          <w:rPr>
            <w:noProof/>
            <w:webHidden/>
          </w:rPr>
        </w:r>
        <w:r w:rsidR="00FD7101">
          <w:rPr>
            <w:noProof/>
            <w:webHidden/>
          </w:rPr>
          <w:fldChar w:fldCharType="separate"/>
        </w:r>
        <w:r w:rsidR="000B52CB">
          <w:rPr>
            <w:noProof/>
            <w:webHidden/>
          </w:rPr>
          <w:t>23</w:t>
        </w:r>
        <w:r w:rsidR="00FD7101">
          <w:rPr>
            <w:noProof/>
            <w:webHidden/>
          </w:rPr>
          <w:fldChar w:fldCharType="end"/>
        </w:r>
      </w:hyperlink>
    </w:p>
    <w:p w14:paraId="6F52AD71" w14:textId="5B89BC8E" w:rsidR="00FD7101" w:rsidRDefault="00DA1F34">
      <w:pPr>
        <w:pStyle w:val="TOC3"/>
        <w:tabs>
          <w:tab w:val="left" w:pos="1320"/>
          <w:tab w:val="right" w:leader="dot" w:pos="9350"/>
        </w:tabs>
        <w:rPr>
          <w:noProof/>
          <w:lang w:val="en-US"/>
        </w:rPr>
      </w:pPr>
      <w:hyperlink w:anchor="_Toc28342621" w:history="1">
        <w:r w:rsidR="00FD7101" w:rsidRPr="00DE1CC5">
          <w:rPr>
            <w:rStyle w:val="Hyperlink"/>
            <w:noProof/>
          </w:rPr>
          <w:t>4.1.3</w:t>
        </w:r>
        <w:r w:rsidR="00FD7101">
          <w:rPr>
            <w:noProof/>
            <w:lang w:val="en-US"/>
          </w:rPr>
          <w:tab/>
        </w:r>
        <w:r w:rsidR="00FD7101" w:rsidRPr="00DE1CC5">
          <w:rPr>
            <w:rStyle w:val="Hyperlink"/>
            <w:noProof/>
          </w:rPr>
          <w:t>Case Study Deliverables</w:t>
        </w:r>
        <w:r w:rsidR="00FD7101">
          <w:rPr>
            <w:noProof/>
            <w:webHidden/>
          </w:rPr>
          <w:tab/>
        </w:r>
        <w:r w:rsidR="00FD7101">
          <w:rPr>
            <w:noProof/>
            <w:webHidden/>
          </w:rPr>
          <w:fldChar w:fldCharType="begin"/>
        </w:r>
        <w:r w:rsidR="00FD7101">
          <w:rPr>
            <w:noProof/>
            <w:webHidden/>
          </w:rPr>
          <w:instrText xml:space="preserve"> PAGEREF _Toc28342621 \h </w:instrText>
        </w:r>
        <w:r w:rsidR="00FD7101">
          <w:rPr>
            <w:noProof/>
            <w:webHidden/>
          </w:rPr>
        </w:r>
        <w:r w:rsidR="00FD7101">
          <w:rPr>
            <w:noProof/>
            <w:webHidden/>
          </w:rPr>
          <w:fldChar w:fldCharType="separate"/>
        </w:r>
        <w:r w:rsidR="000B52CB">
          <w:rPr>
            <w:noProof/>
            <w:webHidden/>
          </w:rPr>
          <w:t>28</w:t>
        </w:r>
        <w:r w:rsidR="00FD7101">
          <w:rPr>
            <w:noProof/>
            <w:webHidden/>
          </w:rPr>
          <w:fldChar w:fldCharType="end"/>
        </w:r>
      </w:hyperlink>
    </w:p>
    <w:p w14:paraId="2FED5710" w14:textId="77777777" w:rsidR="00D53A17" w:rsidRDefault="00D53A17" w:rsidP="00D53A17">
      <w:pPr>
        <w:pStyle w:val="TOC1"/>
        <w:jc w:val="both"/>
        <w:rPr>
          <w:bCs/>
        </w:rPr>
      </w:pPr>
      <w:r>
        <w:rPr>
          <w:bCs/>
        </w:rPr>
        <w:fldChar w:fldCharType="end"/>
      </w:r>
    </w:p>
    <w:bookmarkEnd w:id="2"/>
    <w:p w14:paraId="3F31D269" w14:textId="77777777" w:rsidR="00C86516" w:rsidRDefault="00C86516" w:rsidP="00C86516"/>
    <w:p w14:paraId="7561D890" w14:textId="77777777" w:rsidR="00C86516" w:rsidRDefault="00C86516" w:rsidP="00C86516"/>
    <w:p w14:paraId="45BE0506" w14:textId="77777777" w:rsidR="009E426E" w:rsidRDefault="009E426E" w:rsidP="00C86516"/>
    <w:p w14:paraId="25D382A2" w14:textId="77777777" w:rsidR="009E426E" w:rsidRDefault="009E426E" w:rsidP="00C86516"/>
    <w:p w14:paraId="3E475752" w14:textId="77777777" w:rsidR="009E426E" w:rsidRDefault="009E426E" w:rsidP="00C86516"/>
    <w:p w14:paraId="51EDAFCB" w14:textId="77777777" w:rsidR="009E426E" w:rsidRDefault="009E426E" w:rsidP="00C86516"/>
    <w:p w14:paraId="267DD1C5" w14:textId="2CDB8DBF" w:rsidR="001234F4" w:rsidRDefault="001234F4" w:rsidP="00C86516">
      <w:r>
        <w:br w:type="page"/>
      </w:r>
    </w:p>
    <w:p w14:paraId="43E52FEF" w14:textId="77777777" w:rsidR="00C86516" w:rsidRDefault="00C86516" w:rsidP="00C86516">
      <w:pPr>
        <w:pStyle w:val="Heading1"/>
      </w:pPr>
      <w:bookmarkStart w:id="4" w:name="_Toc523949601"/>
      <w:bookmarkStart w:id="5" w:name="_Toc15390383"/>
      <w:bookmarkStart w:id="6" w:name="_Toc28342609"/>
      <w:r>
        <w:lastRenderedPageBreak/>
        <w:t>Important Instructions</w:t>
      </w:r>
      <w:bookmarkEnd w:id="4"/>
      <w:bookmarkEnd w:id="5"/>
      <w:bookmarkEnd w:id="6"/>
    </w:p>
    <w:p w14:paraId="4A6CB499" w14:textId="77777777" w:rsidR="00C86516" w:rsidRDefault="00C86516" w:rsidP="00C86516">
      <w:pPr>
        <w:widowControl w:val="0"/>
        <w:numPr>
          <w:ilvl w:val="0"/>
          <w:numId w:val="2"/>
        </w:numPr>
        <w:spacing w:after="0" w:line="240" w:lineRule="auto"/>
        <w:ind w:left="714" w:right="115" w:hanging="357"/>
        <w:jc w:val="both"/>
      </w:pPr>
      <w:r>
        <w:t xml:space="preserve">Follow the design specifications mentioned in the </w:t>
      </w:r>
      <w:r w:rsidR="00CE6180">
        <w:t xml:space="preserve">practice </w:t>
      </w:r>
      <w:r>
        <w:t xml:space="preserve">case study. You are free to improvise certain specifications mentioned in the </w:t>
      </w:r>
      <w:r w:rsidR="002C1DC4">
        <w:t>case study</w:t>
      </w:r>
      <w:r>
        <w:t xml:space="preserve">. </w:t>
      </w:r>
    </w:p>
    <w:p w14:paraId="47592414" w14:textId="77777777" w:rsidR="00C86516" w:rsidRDefault="00C86516" w:rsidP="00C86516">
      <w:pPr>
        <w:widowControl w:val="0"/>
        <w:numPr>
          <w:ilvl w:val="0"/>
          <w:numId w:val="2"/>
        </w:numPr>
        <w:spacing w:after="0" w:line="240" w:lineRule="auto"/>
        <w:ind w:left="714" w:right="115" w:hanging="357"/>
        <w:jc w:val="both"/>
      </w:pPr>
      <w:r>
        <w:t>Please make sure that your code does not have any compilation errors while submitting your case study solution.</w:t>
      </w:r>
    </w:p>
    <w:p w14:paraId="41C9EC95" w14:textId="77777777" w:rsidR="00C86516" w:rsidRPr="00D32CE2" w:rsidRDefault="00C86516" w:rsidP="00C86516">
      <w:pPr>
        <w:widowControl w:val="0"/>
        <w:numPr>
          <w:ilvl w:val="0"/>
          <w:numId w:val="2"/>
        </w:numPr>
        <w:spacing w:after="0" w:line="240" w:lineRule="auto"/>
        <w:ind w:left="714" w:right="115" w:hanging="357"/>
        <w:jc w:val="both"/>
      </w:pPr>
      <w:r w:rsidRPr="00D32CE2">
        <w:t xml:space="preserve">The </w:t>
      </w:r>
      <w:r w:rsidR="005E5C91" w:rsidRPr="00D32CE2">
        <w:t xml:space="preserve">final practice case study </w:t>
      </w:r>
      <w:r w:rsidRPr="00D32CE2">
        <w:t xml:space="preserve">solution should be deployed in </w:t>
      </w:r>
      <w:r w:rsidR="002C1DC4" w:rsidRPr="00D32CE2">
        <w:t>Docker</w:t>
      </w:r>
      <w:r w:rsidRPr="00D32CE2">
        <w:t xml:space="preserve"> on http server.</w:t>
      </w:r>
    </w:p>
    <w:p w14:paraId="7388C8F7" w14:textId="77777777" w:rsidR="009B4F3D" w:rsidRPr="00D32CE2" w:rsidRDefault="009B4F3D" w:rsidP="009B4F3D">
      <w:pPr>
        <w:widowControl w:val="0"/>
        <w:numPr>
          <w:ilvl w:val="0"/>
          <w:numId w:val="2"/>
        </w:numPr>
        <w:spacing w:after="0" w:line="240" w:lineRule="auto"/>
        <w:ind w:left="714" w:right="115" w:hanging="357"/>
        <w:jc w:val="both"/>
      </w:pPr>
      <w:r w:rsidRPr="00D32CE2">
        <w:t>The UI/UX for the app should be multilingual.</w:t>
      </w:r>
    </w:p>
    <w:p w14:paraId="6192A423" w14:textId="77777777" w:rsidR="009B4F3D" w:rsidRDefault="009B4F3D" w:rsidP="009B4F3D">
      <w:pPr>
        <w:numPr>
          <w:ilvl w:val="0"/>
          <w:numId w:val="2"/>
        </w:numPr>
        <w:spacing w:after="0" w:line="240" w:lineRule="auto"/>
        <w:ind w:left="714" w:hanging="357"/>
        <w:contextualSpacing/>
        <w:jc w:val="both"/>
      </w:pPr>
      <w:r w:rsidRPr="009B4F3D">
        <w:t>UI /</w:t>
      </w:r>
      <w:r>
        <w:t xml:space="preserve">UX should be </w:t>
      </w:r>
      <w:r w:rsidRPr="00D32CE2">
        <w:t>responsive</w:t>
      </w:r>
      <w:r>
        <w:t xml:space="preserve"> across multiple devices. </w:t>
      </w:r>
    </w:p>
    <w:p w14:paraId="60A5D9C4" w14:textId="51E06673" w:rsidR="002555F5" w:rsidRPr="002555F5" w:rsidRDefault="009B4F3D" w:rsidP="00F14C63">
      <w:pPr>
        <w:pStyle w:val="ListParagraph"/>
        <w:numPr>
          <w:ilvl w:val="0"/>
          <w:numId w:val="2"/>
        </w:numPr>
        <w:spacing w:after="0" w:line="240" w:lineRule="auto"/>
        <w:jc w:val="both"/>
      </w:pPr>
      <w:r>
        <w:t xml:space="preserve">It should be the </w:t>
      </w:r>
      <w:r w:rsidRPr="00F14C63">
        <w:rPr>
          <w:b/>
        </w:rPr>
        <w:t xml:space="preserve">progressive web app </w:t>
      </w:r>
      <w:r>
        <w:t xml:space="preserve">such that certain parts of the application are accessible in absence of connectivity. </w:t>
      </w:r>
      <w:r w:rsidRPr="00F14C63">
        <w:rPr>
          <w:b/>
        </w:rPr>
        <w:t xml:space="preserve">It can be tested only after application is built and deployed locally at </w:t>
      </w:r>
      <w:hyperlink r:id="rId18" w:history="1">
        <w:r w:rsidRPr="00F14C63">
          <w:rPr>
            <w:rStyle w:val="Hyperlink"/>
            <w:b/>
          </w:rPr>
          <w:t>http://localhost:portnumber</w:t>
        </w:r>
      </w:hyperlink>
      <w:r w:rsidRPr="00F14C63">
        <w:rPr>
          <w:b/>
        </w:rPr>
        <w:t xml:space="preserve"> OR </w:t>
      </w:r>
      <w:hyperlink r:id="rId19" w:history="1">
        <w:r w:rsidRPr="00F14C63">
          <w:rPr>
            <w:rStyle w:val="Hyperlink"/>
            <w:b/>
          </w:rPr>
          <w:t>http://ipaddress:portnumber</w:t>
        </w:r>
      </w:hyperlink>
      <w:r w:rsidRPr="00F14C63">
        <w:rPr>
          <w:b/>
        </w:rPr>
        <w:t>.</w:t>
      </w:r>
      <w:r w:rsidR="002555F5">
        <w:t xml:space="preserve"> </w:t>
      </w:r>
    </w:p>
    <w:p w14:paraId="55A02412" w14:textId="45C5A5EC" w:rsidR="009B4F3D" w:rsidRDefault="00F14C63" w:rsidP="009B4F3D">
      <w:pPr>
        <w:numPr>
          <w:ilvl w:val="0"/>
          <w:numId w:val="2"/>
        </w:numPr>
        <w:spacing w:after="0" w:line="240" w:lineRule="auto"/>
        <w:ind w:left="714" w:hanging="357"/>
        <w:contextualSpacing/>
        <w:jc w:val="both"/>
      </w:pPr>
      <w:r>
        <w:t>For U</w:t>
      </w:r>
      <w:r w:rsidR="00E97CBF">
        <w:t>I/U</w:t>
      </w:r>
      <w:r>
        <w:t xml:space="preserve">X, </w:t>
      </w:r>
      <w:r w:rsidR="00E97CBF">
        <w:t>a</w:t>
      </w:r>
      <w:r w:rsidR="009B4F3D">
        <w:t xml:space="preserve">nimate components where required using </w:t>
      </w:r>
      <w:r w:rsidR="00D07038">
        <w:rPr>
          <w:b/>
        </w:rPr>
        <w:t>via CSS or React-Animation.</w:t>
      </w:r>
      <w:r w:rsidR="009B4F3D">
        <w:t xml:space="preserve"> </w:t>
      </w:r>
    </w:p>
    <w:p w14:paraId="7B94A7A5" w14:textId="7C9C9FD3" w:rsidR="00F14C63" w:rsidRDefault="00F14C63" w:rsidP="00F14C63">
      <w:pPr>
        <w:widowControl w:val="0"/>
        <w:numPr>
          <w:ilvl w:val="0"/>
          <w:numId w:val="2"/>
        </w:numPr>
        <w:pBdr>
          <w:top w:val="nil"/>
          <w:left w:val="nil"/>
          <w:bottom w:val="nil"/>
          <w:right w:val="nil"/>
          <w:between w:val="nil"/>
        </w:pBdr>
        <w:spacing w:after="0" w:line="240" w:lineRule="auto"/>
        <w:ind w:right="115"/>
        <w:jc w:val="both"/>
      </w:pPr>
      <w:r w:rsidRPr="00602FD9">
        <w:rPr>
          <w:b/>
        </w:rPr>
        <w:t xml:space="preserve">Running the Docker image should run </w:t>
      </w:r>
      <w:r w:rsidR="00600A71">
        <w:rPr>
          <w:b/>
        </w:rPr>
        <w:t xml:space="preserve">your </w:t>
      </w:r>
      <w:r w:rsidRPr="00602FD9">
        <w:rPr>
          <w:b/>
        </w:rPr>
        <w:t>project</w:t>
      </w:r>
      <w:r>
        <w:t xml:space="preserve"> at </w:t>
      </w:r>
      <w:hyperlink r:id="rId20" w:history="1">
        <w:r w:rsidRPr="00B3366F">
          <w:rPr>
            <w:rStyle w:val="Hyperlink"/>
          </w:rPr>
          <w:t>http://localhost:portnumber</w:t>
        </w:r>
      </w:hyperlink>
      <w:r>
        <w:t xml:space="preserve"> or </w:t>
      </w:r>
      <w:hyperlink r:id="rId21" w:history="1">
        <w:r w:rsidRPr="00B3366F">
          <w:rPr>
            <w:rStyle w:val="Hyperlink"/>
          </w:rPr>
          <w:t>http://ipaddress:portnumber</w:t>
        </w:r>
      </w:hyperlink>
      <w:r>
        <w:t>.</w:t>
      </w:r>
    </w:p>
    <w:p w14:paraId="6DFB3580" w14:textId="005337C1" w:rsidR="00C144A7" w:rsidRDefault="00C144A7" w:rsidP="00C144A7">
      <w:pPr>
        <w:widowControl w:val="0"/>
        <w:numPr>
          <w:ilvl w:val="0"/>
          <w:numId w:val="2"/>
        </w:numPr>
        <w:spacing w:after="0" w:line="240" w:lineRule="auto"/>
        <w:ind w:right="115"/>
        <w:jc w:val="both"/>
      </w:pPr>
      <w:r>
        <w:t xml:space="preserve">The final </w:t>
      </w:r>
      <w:r w:rsidR="005E5C91">
        <w:t xml:space="preserve">practice case study </w:t>
      </w:r>
      <w:r>
        <w:t xml:space="preserve">solution </w:t>
      </w:r>
      <w:r>
        <w:rPr>
          <w:b/>
        </w:rPr>
        <w:t xml:space="preserve">should show the maximum code coverage of </w:t>
      </w:r>
      <w:r w:rsidR="005F5FDE">
        <w:rPr>
          <w:b/>
        </w:rPr>
        <w:t>90</w:t>
      </w:r>
      <w:r>
        <w:rPr>
          <w:b/>
        </w:rPr>
        <w:t>% plus.</w:t>
      </w:r>
    </w:p>
    <w:p w14:paraId="59406908" w14:textId="77777777" w:rsidR="00C86516" w:rsidRDefault="00C86516" w:rsidP="00C144A7">
      <w:pPr>
        <w:pStyle w:val="ListParagraph"/>
        <w:spacing w:after="0" w:line="240" w:lineRule="auto"/>
        <w:jc w:val="both"/>
      </w:pPr>
    </w:p>
    <w:p w14:paraId="170A49BA" w14:textId="77777777" w:rsidR="00724DAE" w:rsidRDefault="00724DAE" w:rsidP="00724DAE">
      <w:pPr>
        <w:pStyle w:val="Heading1"/>
      </w:pPr>
      <w:bookmarkStart w:id="7" w:name="_Skill_list:"/>
      <w:bookmarkStart w:id="8" w:name="_Toc28342610"/>
      <w:bookmarkEnd w:id="7"/>
      <w:r>
        <w:t>Skill list</w:t>
      </w:r>
      <w:r w:rsidRPr="00724DAE">
        <w:t>:</w:t>
      </w:r>
      <w:bookmarkEnd w:id="8"/>
    </w:p>
    <w:p w14:paraId="00BB14AE" w14:textId="77777777" w:rsidR="00724DAE" w:rsidRDefault="00724DAE" w:rsidP="00C144A7">
      <w:pPr>
        <w:pStyle w:val="ListParagraph"/>
        <w:spacing w:after="0" w:line="240" w:lineRule="auto"/>
        <w:jc w:val="both"/>
        <w:rPr>
          <w:b/>
        </w:rPr>
      </w:pPr>
    </w:p>
    <w:p w14:paraId="2414FBDA" w14:textId="77777777" w:rsidR="00724DAE" w:rsidRPr="004C4630" w:rsidRDefault="00724DAE" w:rsidP="00C144A7">
      <w:pPr>
        <w:pStyle w:val="ListParagraph"/>
        <w:spacing w:after="0" w:line="240" w:lineRule="auto"/>
        <w:jc w:val="both"/>
      </w:pPr>
      <w:r w:rsidRPr="004C4630">
        <w:t>This practice case study will help you to be proficient and pursue the knowledge of the skills required for a full stack developer and have confidence attend the Full Stack Engineer program assessment (i.e. final Skill Base Assessment) to get yourself certified as Full Stack Engineer.</w:t>
      </w:r>
    </w:p>
    <w:p w14:paraId="540EAD37" w14:textId="77777777" w:rsidR="00724DAE" w:rsidRDefault="00724DAE" w:rsidP="00C144A7">
      <w:pPr>
        <w:pStyle w:val="ListParagraph"/>
        <w:spacing w:after="0" w:line="240" w:lineRule="auto"/>
        <w:jc w:val="both"/>
      </w:pPr>
    </w:p>
    <w:p w14:paraId="52180636" w14:textId="77777777" w:rsidR="005E5C91" w:rsidRPr="004C4630" w:rsidRDefault="005E5C91" w:rsidP="00C144A7">
      <w:pPr>
        <w:pStyle w:val="ListParagraph"/>
        <w:spacing w:after="0" w:line="240" w:lineRule="auto"/>
        <w:jc w:val="both"/>
        <w:rPr>
          <w:b/>
        </w:rPr>
      </w:pPr>
      <w:r w:rsidRPr="004C4630">
        <w:rPr>
          <w:b/>
        </w:rPr>
        <w:t>Your final S</w:t>
      </w:r>
      <w:r w:rsidR="00724DAE" w:rsidRPr="004C4630">
        <w:rPr>
          <w:b/>
        </w:rPr>
        <w:t>kill Base Assessment (SBA)</w:t>
      </w:r>
      <w:r w:rsidRPr="004C4630">
        <w:rPr>
          <w:b/>
        </w:rPr>
        <w:t xml:space="preserve"> will comprise of the below skillsets</w:t>
      </w:r>
      <w:r w:rsidR="00724DAE" w:rsidRPr="004C4630">
        <w:rPr>
          <w:b/>
        </w:rPr>
        <w:t>/</w:t>
      </w:r>
      <w:r w:rsidRPr="004C4630">
        <w:rPr>
          <w:b/>
        </w:rPr>
        <w:t xml:space="preserve"> tools in the respective tracks</w:t>
      </w:r>
      <w:r w:rsidR="00F64025" w:rsidRPr="004C4630">
        <w:rPr>
          <w:b/>
        </w:rPr>
        <w:t>.</w:t>
      </w:r>
    </w:p>
    <w:p w14:paraId="7EB32513" w14:textId="77777777" w:rsidR="00724DAE" w:rsidRDefault="00724DAE" w:rsidP="00C144A7">
      <w:pPr>
        <w:pStyle w:val="ListParagraph"/>
        <w:spacing w:after="0" w:line="240" w:lineRule="auto"/>
        <w:jc w:val="both"/>
      </w:pPr>
    </w:p>
    <w:p w14:paraId="0411EA83" w14:textId="73CD2A2E" w:rsidR="00BE5938" w:rsidRDefault="00724DAE" w:rsidP="00C144A7">
      <w:pPr>
        <w:pStyle w:val="ListParagraph"/>
        <w:spacing w:after="0" w:line="240" w:lineRule="auto"/>
        <w:jc w:val="both"/>
      </w:pPr>
      <w:r>
        <w:t xml:space="preserve">This practice case study will comprise of subset skills/tools used in your final SBA certification. Please refer to </w:t>
      </w:r>
      <w:hyperlink w:anchor="_Development_Environment_–" w:history="1">
        <w:r>
          <w:rPr>
            <w:rStyle w:val="Hyperlink"/>
          </w:rPr>
          <w:t>4. Development Environment</w:t>
        </w:r>
      </w:hyperlink>
      <w:r>
        <w:t xml:space="preserve"> section for more details. </w:t>
      </w:r>
    </w:p>
    <w:p w14:paraId="3E5E4DA0" w14:textId="77777777" w:rsidR="00BE5938" w:rsidRDefault="00BE5938" w:rsidP="00C144A7">
      <w:pPr>
        <w:pStyle w:val="ListParagraph"/>
        <w:spacing w:after="0" w:line="240" w:lineRule="auto"/>
        <w:jc w:val="both"/>
      </w:pPr>
    </w:p>
    <w:p w14:paraId="42D4C925" w14:textId="77777777" w:rsidR="00BE5938" w:rsidRDefault="00BE5938" w:rsidP="00C144A7">
      <w:pPr>
        <w:pStyle w:val="ListParagraph"/>
        <w:spacing w:after="0" w:line="240" w:lineRule="auto"/>
        <w:jc w:val="both"/>
      </w:pPr>
    </w:p>
    <w:p w14:paraId="783557FF" w14:textId="77777777" w:rsidR="00F64025" w:rsidRDefault="00F64025" w:rsidP="00C144A7">
      <w:pPr>
        <w:pStyle w:val="ListParagraph"/>
        <w:spacing w:after="0" w:line="240" w:lineRule="auto"/>
        <w:jc w:val="both"/>
      </w:pPr>
    </w:p>
    <w:tbl>
      <w:tblPr>
        <w:tblW w:w="8810" w:type="dxa"/>
        <w:tblInd w:w="606" w:type="dxa"/>
        <w:tblCellMar>
          <w:left w:w="0" w:type="dxa"/>
          <w:right w:w="0" w:type="dxa"/>
        </w:tblCellMar>
        <w:tblLook w:val="04A0" w:firstRow="1" w:lastRow="0" w:firstColumn="1" w:lastColumn="0" w:noHBand="0" w:noVBand="1"/>
      </w:tblPr>
      <w:tblGrid>
        <w:gridCol w:w="1468"/>
        <w:gridCol w:w="7342"/>
      </w:tblGrid>
      <w:tr w:rsidR="00FD7101" w:rsidRPr="00F64025" w14:paraId="6AED14E5" w14:textId="77777777" w:rsidTr="00C9638E">
        <w:trPr>
          <w:trHeight w:val="962"/>
        </w:trPr>
        <w:tc>
          <w:tcPr>
            <w:tcW w:w="1468" w:type="dxa"/>
            <w:tcBorders>
              <w:top w:val="single" w:sz="8" w:space="0" w:color="FFFFFF"/>
              <w:left w:val="single" w:sz="8" w:space="0" w:color="FFFFFF"/>
              <w:bottom w:val="single" w:sz="24" w:space="0" w:color="FFFFFF"/>
              <w:right w:val="single" w:sz="8" w:space="0" w:color="FFFFFF"/>
            </w:tcBorders>
            <w:shd w:val="clear" w:color="auto" w:fill="0033A0"/>
            <w:tcMar>
              <w:top w:w="15" w:type="dxa"/>
              <w:left w:w="104" w:type="dxa"/>
              <w:bottom w:w="0" w:type="dxa"/>
              <w:right w:w="104" w:type="dxa"/>
            </w:tcMar>
            <w:vAlign w:val="center"/>
            <w:hideMark/>
          </w:tcPr>
          <w:p w14:paraId="317DBD63" w14:textId="77777777" w:rsidR="00FD7101" w:rsidRPr="00724DAE" w:rsidRDefault="00FD7101" w:rsidP="00724DAE">
            <w:pPr>
              <w:jc w:val="both"/>
              <w:rPr>
                <w:rFonts w:eastAsia="Calibri"/>
                <w:color w:val="FFFFFF" w:themeColor="background1"/>
                <w:lang w:val="en-US"/>
              </w:rPr>
            </w:pPr>
            <w:r w:rsidRPr="00724DAE">
              <w:rPr>
                <w:rFonts w:eastAsia="Calibri"/>
                <w:b/>
                <w:bCs/>
                <w:color w:val="FFFFFF" w:themeColor="background1"/>
                <w:lang w:val="en-US"/>
              </w:rPr>
              <w:t>Modules</w:t>
            </w:r>
          </w:p>
        </w:tc>
        <w:tc>
          <w:tcPr>
            <w:tcW w:w="7342" w:type="dxa"/>
            <w:tcBorders>
              <w:top w:val="single" w:sz="8" w:space="0" w:color="FFFFFF"/>
              <w:left w:val="single" w:sz="8" w:space="0" w:color="FFFFFF"/>
              <w:bottom w:val="single" w:sz="24" w:space="0" w:color="FFFFFF"/>
              <w:right w:val="single" w:sz="8" w:space="0" w:color="FFFFFF"/>
            </w:tcBorders>
            <w:shd w:val="clear" w:color="auto" w:fill="0033A0"/>
            <w:tcMar>
              <w:top w:w="15" w:type="dxa"/>
              <w:left w:w="104" w:type="dxa"/>
              <w:bottom w:w="0" w:type="dxa"/>
              <w:right w:w="104" w:type="dxa"/>
            </w:tcMar>
            <w:vAlign w:val="center"/>
            <w:hideMark/>
          </w:tcPr>
          <w:p w14:paraId="3FD73A3C" w14:textId="77777777" w:rsidR="00FD7101" w:rsidRPr="00724DAE" w:rsidRDefault="00FD7101" w:rsidP="00F64025">
            <w:pPr>
              <w:pStyle w:val="ListParagraph"/>
              <w:jc w:val="both"/>
              <w:rPr>
                <w:color w:val="FFFFFF" w:themeColor="background1"/>
                <w:lang w:val="en-US"/>
              </w:rPr>
            </w:pPr>
            <w:r w:rsidRPr="00724DAE">
              <w:rPr>
                <w:b/>
                <w:bCs/>
                <w:color w:val="FFFFFF" w:themeColor="background1"/>
                <w:lang w:val="en-US"/>
              </w:rPr>
              <w:t>Java Track</w:t>
            </w:r>
          </w:p>
        </w:tc>
      </w:tr>
      <w:tr w:rsidR="00FD7101" w:rsidRPr="00F64025" w14:paraId="484380AB" w14:textId="77777777" w:rsidTr="00C9638E">
        <w:trPr>
          <w:trHeight w:val="546"/>
        </w:trPr>
        <w:tc>
          <w:tcPr>
            <w:tcW w:w="1468" w:type="dxa"/>
            <w:tcBorders>
              <w:top w:val="single" w:sz="24"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hideMark/>
          </w:tcPr>
          <w:p w14:paraId="24477254" w14:textId="77777777" w:rsidR="00FD7101" w:rsidRPr="00724DAE" w:rsidRDefault="00FD7101" w:rsidP="00724DAE">
            <w:pPr>
              <w:jc w:val="both"/>
              <w:rPr>
                <w:rFonts w:eastAsia="Calibri"/>
                <w:lang w:val="en-US"/>
              </w:rPr>
            </w:pPr>
            <w:r w:rsidRPr="00724DAE">
              <w:rPr>
                <w:rFonts w:eastAsia="Calibri"/>
                <w:b/>
                <w:bCs/>
                <w:lang w:val="en-US"/>
              </w:rPr>
              <w:t>UI/UX</w:t>
            </w:r>
          </w:p>
        </w:tc>
        <w:tc>
          <w:tcPr>
            <w:tcW w:w="7342" w:type="dxa"/>
            <w:tcBorders>
              <w:top w:val="single" w:sz="24"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hideMark/>
          </w:tcPr>
          <w:p w14:paraId="63F9D1F6" w14:textId="20D825F1" w:rsidR="00FD7101" w:rsidRPr="00724DAE" w:rsidRDefault="00FD7101">
            <w:pPr>
              <w:jc w:val="both"/>
              <w:rPr>
                <w:rFonts w:eastAsia="Calibri"/>
                <w:lang w:val="en-US"/>
              </w:rPr>
            </w:pPr>
            <w:r w:rsidRPr="00724DAE">
              <w:rPr>
                <w:rFonts w:eastAsia="Calibri"/>
                <w:lang w:val="en-US"/>
              </w:rPr>
              <w:t>HTML 5, CSS and Bootstrap,</w:t>
            </w:r>
            <w:r>
              <w:rPr>
                <w:rFonts w:eastAsia="Calibri"/>
                <w:lang w:val="en-US"/>
              </w:rPr>
              <w:t xml:space="preserve"> JavaScript, jQuery and </w:t>
            </w:r>
            <w:r w:rsidRPr="00724DAE">
              <w:rPr>
                <w:rFonts w:eastAsia="Calibri"/>
                <w:lang w:val="en-US"/>
              </w:rPr>
              <w:t>React</w:t>
            </w:r>
            <w:r w:rsidR="00944525">
              <w:rPr>
                <w:rFonts w:eastAsia="Calibri"/>
                <w:lang w:val="en-US"/>
              </w:rPr>
              <w:t>JS</w:t>
            </w:r>
          </w:p>
        </w:tc>
      </w:tr>
      <w:tr w:rsidR="00FD7101" w:rsidRPr="00F64025" w14:paraId="574A9C94" w14:textId="77777777" w:rsidTr="00C9638E">
        <w:trPr>
          <w:trHeight w:val="694"/>
        </w:trPr>
        <w:tc>
          <w:tcPr>
            <w:tcW w:w="1468" w:type="dxa"/>
            <w:tcBorders>
              <w:top w:val="single" w:sz="8"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hideMark/>
          </w:tcPr>
          <w:p w14:paraId="60AC0DAA" w14:textId="77777777" w:rsidR="00FD7101" w:rsidRPr="00724DAE" w:rsidRDefault="00FD7101" w:rsidP="00724DAE">
            <w:pPr>
              <w:jc w:val="both"/>
              <w:rPr>
                <w:rFonts w:eastAsia="Calibri"/>
                <w:lang w:val="en-US"/>
              </w:rPr>
            </w:pPr>
            <w:r w:rsidRPr="00724DAE">
              <w:rPr>
                <w:rFonts w:eastAsia="Calibri"/>
                <w:b/>
                <w:bCs/>
                <w:lang w:val="en-US"/>
              </w:rPr>
              <w:t>Middleware</w:t>
            </w:r>
          </w:p>
        </w:tc>
        <w:tc>
          <w:tcPr>
            <w:tcW w:w="7342"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hideMark/>
          </w:tcPr>
          <w:p w14:paraId="43952207" w14:textId="1F345283" w:rsidR="00FD7101" w:rsidRPr="00724DAE" w:rsidRDefault="00FD7101" w:rsidP="00F65F11">
            <w:pPr>
              <w:jc w:val="both"/>
              <w:rPr>
                <w:rFonts w:eastAsia="Calibri"/>
                <w:lang w:val="en-US"/>
              </w:rPr>
            </w:pPr>
            <w:r w:rsidRPr="00724DAE">
              <w:rPr>
                <w:rFonts w:eastAsia="Calibri"/>
                <w:lang w:val="en-US"/>
              </w:rPr>
              <w:t xml:space="preserve">Core Java, Spring Core, Spring </w:t>
            </w:r>
            <w:r>
              <w:rPr>
                <w:rFonts w:eastAsia="Calibri"/>
                <w:lang w:val="en-US"/>
              </w:rPr>
              <w:t>WebFlux (Reactive Programming)</w:t>
            </w:r>
          </w:p>
        </w:tc>
      </w:tr>
      <w:tr w:rsidR="00FD7101" w:rsidRPr="00F64025" w14:paraId="516282D3" w14:textId="77777777" w:rsidTr="00C9638E">
        <w:trPr>
          <w:trHeight w:val="595"/>
        </w:trPr>
        <w:tc>
          <w:tcPr>
            <w:tcW w:w="1468" w:type="dxa"/>
            <w:tcBorders>
              <w:top w:val="single" w:sz="8"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hideMark/>
          </w:tcPr>
          <w:p w14:paraId="6465C224" w14:textId="77777777" w:rsidR="00FD7101" w:rsidRPr="00724DAE" w:rsidRDefault="00FD7101" w:rsidP="00724DAE">
            <w:pPr>
              <w:jc w:val="both"/>
              <w:rPr>
                <w:rFonts w:eastAsia="Calibri"/>
                <w:lang w:val="en-US"/>
              </w:rPr>
            </w:pPr>
            <w:r w:rsidRPr="00724DAE">
              <w:rPr>
                <w:rFonts w:eastAsia="Calibri"/>
                <w:b/>
                <w:bCs/>
                <w:lang w:val="en-US"/>
              </w:rPr>
              <w:t>Database</w:t>
            </w:r>
          </w:p>
        </w:tc>
        <w:tc>
          <w:tcPr>
            <w:tcW w:w="7342"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hideMark/>
          </w:tcPr>
          <w:p w14:paraId="2ED5B9E5" w14:textId="5B21EA58" w:rsidR="00FD7101" w:rsidRPr="00724DAE" w:rsidRDefault="00FD7101" w:rsidP="00C9638E">
            <w:pPr>
              <w:jc w:val="both"/>
              <w:rPr>
                <w:rFonts w:eastAsia="Calibri"/>
                <w:lang w:val="en-US"/>
              </w:rPr>
            </w:pPr>
            <w:r w:rsidRPr="00724DAE">
              <w:rPr>
                <w:rFonts w:eastAsia="Calibri"/>
                <w:lang w:val="en-US"/>
              </w:rPr>
              <w:t>Spring Data</w:t>
            </w:r>
            <w:r>
              <w:rPr>
                <w:rFonts w:eastAsia="Calibri"/>
                <w:lang w:val="en-US"/>
              </w:rPr>
              <w:t xml:space="preserve"> Reactive</w:t>
            </w:r>
            <w:r w:rsidRPr="00724DAE">
              <w:rPr>
                <w:rFonts w:eastAsia="Calibri"/>
                <w:lang w:val="en-US"/>
              </w:rPr>
              <w:t xml:space="preserve">, </w:t>
            </w:r>
            <w:r>
              <w:rPr>
                <w:rFonts w:eastAsia="Calibri"/>
                <w:lang w:val="en-US"/>
              </w:rPr>
              <w:t>MySQL (using R2DBC)</w:t>
            </w:r>
          </w:p>
        </w:tc>
      </w:tr>
      <w:tr w:rsidR="00FD7101" w:rsidRPr="00F64025" w14:paraId="31E503AA" w14:textId="77777777" w:rsidTr="00C9638E">
        <w:trPr>
          <w:trHeight w:val="595"/>
        </w:trPr>
        <w:tc>
          <w:tcPr>
            <w:tcW w:w="1468" w:type="dxa"/>
            <w:tcBorders>
              <w:top w:val="single" w:sz="8"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hideMark/>
          </w:tcPr>
          <w:p w14:paraId="4B41C35A" w14:textId="77777777" w:rsidR="00FD7101" w:rsidRPr="00724DAE" w:rsidRDefault="00FD7101" w:rsidP="00724DAE">
            <w:pPr>
              <w:jc w:val="both"/>
              <w:rPr>
                <w:rFonts w:eastAsia="Calibri"/>
                <w:lang w:val="en-US"/>
              </w:rPr>
            </w:pPr>
            <w:r w:rsidRPr="00724DAE">
              <w:rPr>
                <w:rFonts w:eastAsia="Calibri"/>
                <w:b/>
                <w:bCs/>
                <w:lang w:val="en-US"/>
              </w:rPr>
              <w:t xml:space="preserve">Integration </w:t>
            </w:r>
          </w:p>
        </w:tc>
        <w:tc>
          <w:tcPr>
            <w:tcW w:w="7342"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hideMark/>
          </w:tcPr>
          <w:p w14:paraId="34F02059" w14:textId="3EEFE844" w:rsidR="00FD7101" w:rsidRPr="00724DAE" w:rsidRDefault="00FD7101" w:rsidP="00724DAE">
            <w:pPr>
              <w:jc w:val="both"/>
              <w:rPr>
                <w:rFonts w:eastAsia="Calibri"/>
                <w:lang w:val="en-US"/>
              </w:rPr>
            </w:pPr>
            <w:r w:rsidRPr="00724DAE">
              <w:rPr>
                <w:rFonts w:eastAsia="Calibri"/>
                <w:lang w:val="en-US"/>
              </w:rPr>
              <w:t xml:space="preserve">REST, Micro Services, Spring Boot </w:t>
            </w:r>
            <w:r>
              <w:rPr>
                <w:rFonts w:eastAsia="Calibri"/>
                <w:lang w:val="en-US"/>
              </w:rPr>
              <w:t>2.x</w:t>
            </w:r>
          </w:p>
        </w:tc>
      </w:tr>
      <w:tr w:rsidR="00FD7101" w:rsidRPr="00F64025" w14:paraId="53AC4612" w14:textId="77777777" w:rsidTr="00C9638E">
        <w:trPr>
          <w:trHeight w:val="865"/>
        </w:trPr>
        <w:tc>
          <w:tcPr>
            <w:tcW w:w="1468" w:type="dxa"/>
            <w:tcBorders>
              <w:top w:val="single" w:sz="8"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hideMark/>
          </w:tcPr>
          <w:p w14:paraId="39CA6979" w14:textId="77777777" w:rsidR="00FD7101" w:rsidRPr="00724DAE" w:rsidRDefault="00FD7101" w:rsidP="00724DAE">
            <w:pPr>
              <w:jc w:val="both"/>
              <w:rPr>
                <w:rFonts w:eastAsia="Calibri"/>
                <w:lang w:val="en-US"/>
              </w:rPr>
            </w:pPr>
            <w:r w:rsidRPr="00724DAE">
              <w:rPr>
                <w:rFonts w:eastAsia="Calibri"/>
                <w:b/>
                <w:bCs/>
                <w:lang w:val="en-US"/>
              </w:rPr>
              <w:lastRenderedPageBreak/>
              <w:t>Agile/DevOps</w:t>
            </w:r>
          </w:p>
        </w:tc>
        <w:tc>
          <w:tcPr>
            <w:tcW w:w="7342"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hideMark/>
          </w:tcPr>
          <w:p w14:paraId="253D2332" w14:textId="3F281C98" w:rsidR="00FD7101" w:rsidRPr="00724DAE" w:rsidRDefault="00FD7101" w:rsidP="00F911B6">
            <w:pPr>
              <w:jc w:val="both"/>
              <w:rPr>
                <w:rFonts w:eastAsia="Calibri"/>
                <w:lang w:val="en-US"/>
              </w:rPr>
            </w:pPr>
            <w:r w:rsidRPr="00724DAE">
              <w:rPr>
                <w:rFonts w:eastAsia="Calibri"/>
                <w:lang w:val="en-US"/>
              </w:rPr>
              <w:t>DevOps Concepts, Junit</w:t>
            </w:r>
            <w:r>
              <w:rPr>
                <w:rFonts w:eastAsia="Calibri"/>
                <w:lang w:val="en-US"/>
              </w:rPr>
              <w:t xml:space="preserve">, </w:t>
            </w:r>
            <w:r w:rsidRPr="00724DAE">
              <w:rPr>
                <w:rFonts w:eastAsia="Calibri"/>
                <w:lang w:val="en-US"/>
              </w:rPr>
              <w:t>SpringTest, Jasmine, Git, GitLab, Maven, Jenkins</w:t>
            </w:r>
            <w:r>
              <w:rPr>
                <w:rFonts w:eastAsia="Calibri"/>
                <w:lang w:val="en-US"/>
              </w:rPr>
              <w:t xml:space="preserve">, </w:t>
            </w:r>
            <w:r w:rsidRPr="00724DAE">
              <w:rPr>
                <w:rFonts w:eastAsia="Calibri"/>
                <w:lang w:val="en-US"/>
              </w:rPr>
              <w:t>GitLab Runner, Docker</w:t>
            </w:r>
          </w:p>
        </w:tc>
      </w:tr>
      <w:tr w:rsidR="00FD7101" w:rsidRPr="00F64025" w14:paraId="13B13E41" w14:textId="77777777" w:rsidTr="00C9638E">
        <w:trPr>
          <w:trHeight w:val="48"/>
        </w:trPr>
        <w:tc>
          <w:tcPr>
            <w:tcW w:w="1468" w:type="dxa"/>
            <w:tcBorders>
              <w:top w:val="single" w:sz="8"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hideMark/>
          </w:tcPr>
          <w:p w14:paraId="1309150E" w14:textId="77777777" w:rsidR="00FD7101" w:rsidRPr="00F64025" w:rsidRDefault="00FD7101" w:rsidP="00724DAE">
            <w:pPr>
              <w:jc w:val="both"/>
              <w:rPr>
                <w:rFonts w:ascii="Calibri" w:eastAsia="Calibri" w:hAnsi="Calibri" w:cs="Calibri"/>
                <w:color w:val="000000"/>
                <w:lang w:val="en-US" w:eastAsia="en-IN"/>
              </w:rPr>
            </w:pPr>
            <w:r w:rsidRPr="00724DAE">
              <w:rPr>
                <w:rFonts w:eastAsia="Calibri"/>
                <w:b/>
                <w:bCs/>
                <w:lang w:val="en-US"/>
              </w:rPr>
              <w:t>Deployment</w:t>
            </w:r>
            <w:r>
              <w:rPr>
                <w:rFonts w:eastAsia="Calibri"/>
                <w:b/>
                <w:bCs/>
                <w:lang w:val="en-US"/>
              </w:rPr>
              <w:t xml:space="preserve"> </w:t>
            </w:r>
            <w:r w:rsidRPr="00F64025">
              <w:rPr>
                <w:rFonts w:ascii="Calibri" w:eastAsia="Calibri" w:hAnsi="Calibri" w:cs="Calibri"/>
                <w:b/>
                <w:bCs/>
                <w:color w:val="000000"/>
                <w:lang w:val="en-US" w:eastAsia="en-IN"/>
              </w:rPr>
              <w:t>Platforms</w:t>
            </w:r>
          </w:p>
        </w:tc>
        <w:tc>
          <w:tcPr>
            <w:tcW w:w="7342"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hideMark/>
          </w:tcPr>
          <w:p w14:paraId="5E797EDE" w14:textId="77777777" w:rsidR="00FD7101" w:rsidRPr="00724DAE" w:rsidRDefault="00FD7101" w:rsidP="00724DAE">
            <w:pPr>
              <w:jc w:val="both"/>
              <w:rPr>
                <w:rFonts w:eastAsia="Calibri"/>
                <w:lang w:val="en-US"/>
              </w:rPr>
            </w:pPr>
            <w:r w:rsidRPr="00724DAE">
              <w:rPr>
                <w:rFonts w:eastAsia="Calibri"/>
                <w:lang w:val="en-US"/>
              </w:rPr>
              <w:t>Tomcat</w:t>
            </w:r>
          </w:p>
        </w:tc>
      </w:tr>
    </w:tbl>
    <w:p w14:paraId="11AE0780" w14:textId="77777777" w:rsidR="00F64025" w:rsidRDefault="00F64025" w:rsidP="00C144A7">
      <w:pPr>
        <w:pStyle w:val="ListParagraph"/>
        <w:spacing w:after="0" w:line="240" w:lineRule="auto"/>
        <w:jc w:val="both"/>
      </w:pPr>
    </w:p>
    <w:p w14:paraId="5C6282B4" w14:textId="77777777" w:rsidR="00C86516" w:rsidRDefault="00C86516" w:rsidP="00C86516">
      <w:pPr>
        <w:pStyle w:val="Heading1"/>
      </w:pPr>
      <w:bookmarkStart w:id="9" w:name="_Toc523949602"/>
      <w:bookmarkStart w:id="10" w:name="_Toc15390384"/>
      <w:bookmarkStart w:id="11" w:name="_Toc28342611"/>
      <w:r>
        <w:t>Business-Requirement:</w:t>
      </w:r>
      <w:bookmarkEnd w:id="9"/>
      <w:bookmarkEnd w:id="10"/>
      <w:bookmarkEnd w:id="11"/>
      <w:r>
        <w:t xml:space="preserve"> </w:t>
      </w:r>
    </w:p>
    <w:p w14:paraId="4A3D1EFD" w14:textId="77777777" w:rsidR="00C86516" w:rsidRDefault="00C86516" w:rsidP="00C86516">
      <w:pPr>
        <w:pStyle w:val="Heading2"/>
      </w:pPr>
      <w:bookmarkStart w:id="12" w:name="_Toc523949603"/>
      <w:bookmarkStart w:id="13" w:name="_Toc15390385"/>
      <w:bookmarkStart w:id="14" w:name="_Toc28342612"/>
      <w:r>
        <w:t>Problem Statement:</w:t>
      </w:r>
      <w:bookmarkEnd w:id="12"/>
      <w:bookmarkEnd w:id="13"/>
      <w:bookmarkEnd w:id="14"/>
    </w:p>
    <w:p w14:paraId="25DAA375" w14:textId="77777777" w:rsidR="00425648" w:rsidRDefault="00815531" w:rsidP="00E0189F">
      <w:pPr>
        <w:pStyle w:val="Preface5"/>
        <w:numPr>
          <w:ilvl w:val="0"/>
          <w:numId w:val="32"/>
        </w:numPr>
        <w:jc w:val="both"/>
        <w:rPr>
          <w:rFonts w:asciiTheme="minorHAnsi" w:hAnsiTheme="minorHAnsi" w:cstheme="minorHAnsi"/>
          <w:i w:val="0"/>
          <w:sz w:val="22"/>
          <w:lang w:val="en-US"/>
        </w:rPr>
      </w:pPr>
      <w:r>
        <w:rPr>
          <w:rFonts w:asciiTheme="minorHAnsi" w:hAnsiTheme="minorHAnsi" w:cstheme="minorHAnsi"/>
          <w:i w:val="0"/>
          <w:sz w:val="22"/>
          <w:lang w:val="en-US"/>
        </w:rPr>
        <w:t xml:space="preserve">The proposed Cognizant Outreach – Feedback Management System, as the name suggests is used to manage the Cognizant Outreach event feedbacks from the participants. </w:t>
      </w:r>
    </w:p>
    <w:p w14:paraId="4FBD8749" w14:textId="2707CD98" w:rsidR="00815531" w:rsidRPr="00830ACD" w:rsidRDefault="00815531" w:rsidP="00425648">
      <w:pPr>
        <w:pStyle w:val="Preface5"/>
        <w:numPr>
          <w:ilvl w:val="0"/>
          <w:numId w:val="0"/>
        </w:numPr>
        <w:ind w:left="1440"/>
        <w:jc w:val="both"/>
        <w:rPr>
          <w:rFonts w:asciiTheme="minorHAnsi" w:hAnsiTheme="minorHAnsi" w:cstheme="minorHAnsi"/>
          <w:i w:val="0"/>
          <w:sz w:val="22"/>
          <w:lang w:val="en-US"/>
        </w:rPr>
      </w:pPr>
      <w:r>
        <w:rPr>
          <w:rFonts w:asciiTheme="minorHAnsi" w:hAnsiTheme="minorHAnsi" w:cstheme="minorHAnsi"/>
          <w:i w:val="0"/>
          <w:sz w:val="22"/>
          <w:lang w:val="en-US"/>
        </w:rPr>
        <w:t>This includes automated real-time processing of the feedbacks and respond to participants with an email response for their valuable feedbacks. The system will automatically look for events details and its p</w:t>
      </w:r>
      <w:r w:rsidR="005F5FDE">
        <w:rPr>
          <w:rFonts w:asciiTheme="minorHAnsi" w:hAnsiTheme="minorHAnsi" w:cstheme="minorHAnsi"/>
          <w:i w:val="0"/>
          <w:sz w:val="22"/>
          <w:lang w:val="en-US"/>
        </w:rPr>
        <w:t xml:space="preserve">articipant’s details excel in an input </w:t>
      </w:r>
      <w:r>
        <w:rPr>
          <w:rFonts w:asciiTheme="minorHAnsi" w:hAnsiTheme="minorHAnsi" w:cstheme="minorHAnsi"/>
          <w:i w:val="0"/>
          <w:sz w:val="22"/>
          <w:lang w:val="en-US"/>
        </w:rPr>
        <w:t>path</w:t>
      </w:r>
      <w:r w:rsidR="0012337E">
        <w:rPr>
          <w:rFonts w:asciiTheme="minorHAnsi" w:hAnsiTheme="minorHAnsi" w:cstheme="minorHAnsi"/>
          <w:i w:val="0"/>
          <w:sz w:val="22"/>
          <w:lang w:val="en-US"/>
        </w:rPr>
        <w:t xml:space="preserve"> (The input files are attached to this document and the path must be configurable in code)</w:t>
      </w:r>
      <w:r>
        <w:rPr>
          <w:rFonts w:asciiTheme="minorHAnsi" w:hAnsiTheme="minorHAnsi" w:cstheme="minorHAnsi"/>
          <w:i w:val="0"/>
          <w:sz w:val="22"/>
          <w:lang w:val="en-US"/>
        </w:rPr>
        <w:t xml:space="preserve">. Once the files are made available, the system will start processing them and save the entries in the database. The processed excel files will then be renamed by appending current date-time and moved to processed directory for any future reference. Any mismatch in the file name or the data format inside the file will make the system to drop the files without processing. </w:t>
      </w:r>
      <w:r w:rsidR="00035AA6">
        <w:rPr>
          <w:rFonts w:asciiTheme="minorHAnsi" w:hAnsiTheme="minorHAnsi" w:cstheme="minorHAnsi"/>
          <w:i w:val="0"/>
          <w:sz w:val="22"/>
          <w:lang w:val="en-US"/>
        </w:rPr>
        <w:t xml:space="preserve">Appropriate logs should be maintained. </w:t>
      </w:r>
      <w:r>
        <w:rPr>
          <w:rFonts w:asciiTheme="minorHAnsi" w:hAnsiTheme="minorHAnsi" w:cstheme="minorHAnsi"/>
          <w:i w:val="0"/>
          <w:sz w:val="22"/>
          <w:lang w:val="en-US"/>
        </w:rPr>
        <w:t>These automated system processing can be monitored in the browser UI. This will give wide set of options and information on these processing.</w:t>
      </w:r>
    </w:p>
    <w:p w14:paraId="34FBD5CF" w14:textId="77777777" w:rsidR="00815531" w:rsidRPr="00830ACD" w:rsidRDefault="00815531" w:rsidP="00E0189F">
      <w:pPr>
        <w:pStyle w:val="Preface5"/>
        <w:numPr>
          <w:ilvl w:val="0"/>
          <w:numId w:val="32"/>
        </w:numPr>
        <w:jc w:val="both"/>
        <w:rPr>
          <w:rFonts w:asciiTheme="minorHAnsi" w:hAnsiTheme="minorHAnsi" w:cstheme="minorHAnsi"/>
          <w:i w:val="0"/>
          <w:sz w:val="22"/>
          <w:lang w:val="en-US"/>
        </w:rPr>
      </w:pPr>
      <w:r>
        <w:rPr>
          <w:rFonts w:asciiTheme="minorHAnsi" w:hAnsiTheme="minorHAnsi" w:cstheme="minorHAnsi"/>
          <w:i w:val="0"/>
          <w:sz w:val="22"/>
          <w:lang w:val="en-US"/>
        </w:rPr>
        <w:t xml:space="preserve">Automating this </w:t>
      </w:r>
      <w:r w:rsidR="00A8107A">
        <w:rPr>
          <w:rFonts w:asciiTheme="minorHAnsi" w:hAnsiTheme="minorHAnsi" w:cstheme="minorHAnsi"/>
          <w:i w:val="0"/>
          <w:sz w:val="22"/>
          <w:lang w:val="en-US"/>
        </w:rPr>
        <w:t>process</w:t>
      </w:r>
      <w:r>
        <w:rPr>
          <w:rFonts w:asciiTheme="minorHAnsi" w:hAnsiTheme="minorHAnsi" w:cstheme="minorHAnsi"/>
          <w:i w:val="0"/>
          <w:sz w:val="22"/>
          <w:lang w:val="en-US"/>
        </w:rPr>
        <w:t xml:space="preserve"> makes it error free and no manual intervention is required. </w:t>
      </w:r>
      <w:r w:rsidR="00A8107A">
        <w:rPr>
          <w:rFonts w:asciiTheme="minorHAnsi" w:hAnsiTheme="minorHAnsi" w:cstheme="minorHAnsi"/>
          <w:i w:val="0"/>
          <w:sz w:val="22"/>
          <w:lang w:val="en-US"/>
        </w:rPr>
        <w:t>In addition,</w:t>
      </w:r>
      <w:r>
        <w:rPr>
          <w:rFonts w:asciiTheme="minorHAnsi" w:hAnsiTheme="minorHAnsi" w:cstheme="minorHAnsi"/>
          <w:i w:val="0"/>
          <w:sz w:val="22"/>
          <w:lang w:val="en-US"/>
        </w:rPr>
        <w:t xml:space="preserve"> this solves the business requirements as any information can be viewed real-time. Admin users can generate a real-time report based on any filter criteria and the same can be emailed to intended people to give a heads up of the event success. As the system is responsive, it can fit to any device and makes it easily accessible and can also be extended to match Cognizant’s new theme with minimal efforts.</w:t>
      </w:r>
    </w:p>
    <w:p w14:paraId="3C463B51" w14:textId="77777777" w:rsidR="00815531" w:rsidRDefault="00815531" w:rsidP="00E0189F">
      <w:pPr>
        <w:pStyle w:val="Preface5"/>
        <w:numPr>
          <w:ilvl w:val="0"/>
          <w:numId w:val="32"/>
        </w:numPr>
        <w:jc w:val="both"/>
        <w:rPr>
          <w:rFonts w:asciiTheme="minorHAnsi" w:hAnsiTheme="minorHAnsi" w:cstheme="minorHAnsi"/>
          <w:i w:val="0"/>
          <w:sz w:val="22"/>
          <w:lang w:val="en-US"/>
        </w:rPr>
      </w:pPr>
      <w:r>
        <w:rPr>
          <w:rFonts w:asciiTheme="minorHAnsi" w:hAnsiTheme="minorHAnsi" w:cstheme="minorHAnsi"/>
          <w:i w:val="0"/>
          <w:sz w:val="22"/>
          <w:lang w:val="en-US"/>
        </w:rPr>
        <w:t xml:space="preserve">The system is developed meeting OWASP top 10 security risks and made it more robust and secure with considering common attacks. </w:t>
      </w:r>
      <w:r w:rsidR="001B647C">
        <w:rPr>
          <w:rFonts w:asciiTheme="minorHAnsi" w:hAnsiTheme="minorHAnsi" w:cstheme="minorHAnsi"/>
          <w:i w:val="0"/>
          <w:sz w:val="22"/>
          <w:lang w:val="en-US"/>
        </w:rPr>
        <w:t>Henceforth</w:t>
      </w:r>
      <w:r>
        <w:rPr>
          <w:rFonts w:asciiTheme="minorHAnsi" w:hAnsiTheme="minorHAnsi" w:cstheme="minorHAnsi"/>
          <w:i w:val="0"/>
          <w:sz w:val="22"/>
          <w:lang w:val="en-US"/>
        </w:rPr>
        <w:t xml:space="preserve"> we can guarantee that the system is secure against attacks as of development date.</w:t>
      </w:r>
    </w:p>
    <w:p w14:paraId="6D5E7973" w14:textId="77777777" w:rsidR="00797C1D" w:rsidRDefault="00797C1D" w:rsidP="00AA025E"/>
    <w:p w14:paraId="5C66279D" w14:textId="77777777" w:rsidR="007534D0" w:rsidRDefault="007534D0" w:rsidP="00274F5D">
      <w:pPr>
        <w:pStyle w:val="Heading4"/>
        <w:numPr>
          <w:ilvl w:val="0"/>
          <w:numId w:val="0"/>
        </w:numPr>
        <w:ind w:left="1584" w:hanging="864"/>
      </w:pPr>
      <w:r>
        <w:t>Input Data Format</w:t>
      </w:r>
    </w:p>
    <w:p w14:paraId="560A8F2C" w14:textId="77777777" w:rsidR="007534D0" w:rsidRPr="008B2C97" w:rsidRDefault="007534D0" w:rsidP="00274F5D">
      <w:pPr>
        <w:spacing w:after="0" w:line="240" w:lineRule="auto"/>
        <w:ind w:left="720"/>
        <w:rPr>
          <w:rFonts w:eastAsia="Times New Roman" w:cstheme="minorHAnsi"/>
          <w:lang w:val="en-US"/>
        </w:rPr>
      </w:pPr>
      <w:r w:rsidRPr="008B2C97">
        <w:rPr>
          <w:rFonts w:eastAsia="Times New Roman" w:cstheme="minorHAnsi"/>
          <w:lang w:val="en-US"/>
        </w:rPr>
        <w:t>The input data files for the application will be placed in a share path or uploaded by Admin. Whenever a file is placed in the share path, it should be automatically processed by the application.</w:t>
      </w:r>
    </w:p>
    <w:p w14:paraId="6E235C5B" w14:textId="77777777" w:rsidR="00711A81" w:rsidRPr="008B2C97" w:rsidRDefault="00711A81" w:rsidP="00E0189F">
      <w:pPr>
        <w:pStyle w:val="ListParagraph"/>
        <w:numPr>
          <w:ilvl w:val="0"/>
          <w:numId w:val="4"/>
        </w:numPr>
        <w:spacing w:after="0" w:line="240" w:lineRule="auto"/>
        <w:ind w:left="1440"/>
        <w:contextualSpacing w:val="0"/>
        <w:rPr>
          <w:rFonts w:asciiTheme="minorHAnsi" w:hAnsiTheme="minorHAnsi" w:cstheme="minorHAnsi"/>
        </w:rPr>
      </w:pPr>
      <w:r w:rsidRPr="008B2C97">
        <w:rPr>
          <w:rFonts w:asciiTheme="minorHAnsi" w:hAnsiTheme="minorHAnsi" w:cstheme="minorHAnsi"/>
        </w:rPr>
        <w:t>The system will have four sheets as input.</w:t>
      </w:r>
    </w:p>
    <w:p w14:paraId="5D9AF2F0" w14:textId="77777777" w:rsidR="00711A81" w:rsidRPr="008B2C97" w:rsidRDefault="00711A81" w:rsidP="00E0189F">
      <w:pPr>
        <w:pStyle w:val="ListParagraph"/>
        <w:numPr>
          <w:ilvl w:val="1"/>
          <w:numId w:val="6"/>
        </w:numPr>
        <w:spacing w:after="0" w:line="240" w:lineRule="auto"/>
        <w:ind w:left="2520"/>
        <w:contextualSpacing w:val="0"/>
        <w:rPr>
          <w:rFonts w:asciiTheme="minorHAnsi" w:hAnsiTheme="minorHAnsi" w:cstheme="minorHAnsi"/>
        </w:rPr>
      </w:pPr>
      <w:r w:rsidRPr="008B2C97">
        <w:rPr>
          <w:rFonts w:asciiTheme="minorHAnsi" w:hAnsiTheme="minorHAnsi" w:cstheme="minorHAnsi"/>
        </w:rPr>
        <w:t>OutReach Event Information – will have the details of the ‘Volunteers Registered and Participated’</w:t>
      </w:r>
    </w:p>
    <w:p w14:paraId="1C66BFF9" w14:textId="77777777" w:rsidR="00711A81" w:rsidRPr="008B2C97" w:rsidRDefault="00711A81" w:rsidP="00E0189F">
      <w:pPr>
        <w:pStyle w:val="ListParagraph"/>
        <w:numPr>
          <w:ilvl w:val="1"/>
          <w:numId w:val="6"/>
        </w:numPr>
        <w:spacing w:after="0" w:line="240" w:lineRule="auto"/>
        <w:ind w:left="2520"/>
        <w:contextualSpacing w:val="0"/>
        <w:rPr>
          <w:rFonts w:asciiTheme="minorHAnsi" w:hAnsiTheme="minorHAnsi" w:cstheme="minorHAnsi"/>
        </w:rPr>
      </w:pPr>
      <w:r w:rsidRPr="008B2C97">
        <w:rPr>
          <w:rFonts w:asciiTheme="minorHAnsi" w:hAnsiTheme="minorHAnsi" w:cstheme="minorHAnsi"/>
        </w:rPr>
        <w:lastRenderedPageBreak/>
        <w:t>Volunteer_Enrollment Details_Not_Attend – will have the details of ‘Volunteers Registered and did not participate’</w:t>
      </w:r>
    </w:p>
    <w:p w14:paraId="2CDF84AE" w14:textId="0D993048" w:rsidR="00711A81" w:rsidRPr="008B2C97" w:rsidRDefault="00711A81" w:rsidP="00E0189F">
      <w:pPr>
        <w:pStyle w:val="ListParagraph"/>
        <w:numPr>
          <w:ilvl w:val="1"/>
          <w:numId w:val="6"/>
        </w:numPr>
        <w:spacing w:after="0" w:line="240" w:lineRule="auto"/>
        <w:ind w:left="2520"/>
        <w:contextualSpacing w:val="0"/>
        <w:rPr>
          <w:rFonts w:asciiTheme="minorHAnsi" w:hAnsiTheme="minorHAnsi" w:cstheme="minorHAnsi"/>
        </w:rPr>
      </w:pPr>
      <w:r w:rsidRPr="008B2C97">
        <w:rPr>
          <w:rFonts w:asciiTheme="minorHAnsi" w:hAnsiTheme="minorHAnsi" w:cstheme="minorHAnsi"/>
        </w:rPr>
        <w:t>Volunteer_Enrollment Details_Unregistered – will have the details of ‘Registered and</w:t>
      </w:r>
      <w:r w:rsidR="00035AA6">
        <w:rPr>
          <w:rFonts w:asciiTheme="minorHAnsi" w:hAnsiTheme="minorHAnsi" w:cstheme="minorHAnsi"/>
        </w:rPr>
        <w:t xml:space="preserve"> unregistered later</w:t>
      </w:r>
      <w:r w:rsidRPr="008B2C97">
        <w:rPr>
          <w:rFonts w:asciiTheme="minorHAnsi" w:hAnsiTheme="minorHAnsi" w:cstheme="minorHAnsi"/>
        </w:rPr>
        <w:t>’</w:t>
      </w:r>
    </w:p>
    <w:p w14:paraId="15F1DD28" w14:textId="77777777" w:rsidR="00711A81" w:rsidRPr="008B2C97" w:rsidRDefault="00711A81" w:rsidP="00E0189F">
      <w:pPr>
        <w:pStyle w:val="ListParagraph"/>
        <w:numPr>
          <w:ilvl w:val="1"/>
          <w:numId w:val="6"/>
        </w:numPr>
        <w:spacing w:after="0" w:line="240" w:lineRule="auto"/>
        <w:ind w:left="2520"/>
        <w:contextualSpacing w:val="0"/>
        <w:rPr>
          <w:rFonts w:asciiTheme="minorHAnsi" w:eastAsia="Times New Roman" w:hAnsiTheme="minorHAnsi" w:cstheme="minorHAnsi"/>
          <w:color w:val="auto"/>
          <w:lang w:val="en-US" w:eastAsia="en-US"/>
        </w:rPr>
      </w:pPr>
      <w:r w:rsidRPr="008B2C97">
        <w:rPr>
          <w:rFonts w:asciiTheme="minorHAnsi" w:eastAsia="Times New Roman" w:hAnsiTheme="minorHAnsi" w:cstheme="minorHAnsi"/>
          <w:color w:val="auto"/>
          <w:lang w:val="en-US" w:eastAsia="en-US"/>
        </w:rPr>
        <w:t>Outreach Events Summary – will have the details of Event POC -Column A - Event ID, Column S - POC ID, Column T - POC Name</w:t>
      </w:r>
    </w:p>
    <w:p w14:paraId="7ABE081E" w14:textId="77777777" w:rsidR="00711A81" w:rsidRPr="008B2C97" w:rsidRDefault="00711A81" w:rsidP="00274F5D">
      <w:pPr>
        <w:ind w:left="720"/>
        <w:rPr>
          <w:rFonts w:cstheme="minorHAnsi"/>
        </w:rPr>
      </w:pPr>
      <w:r w:rsidRPr="008B2C97">
        <w:rPr>
          <w:rFonts w:cstheme="minorHAnsi"/>
        </w:rPr>
        <w:t xml:space="preserve">Please note: </w:t>
      </w:r>
    </w:p>
    <w:p w14:paraId="674A56C4" w14:textId="77777777" w:rsidR="00711A81" w:rsidRPr="008B2C97" w:rsidRDefault="00711A81" w:rsidP="00E0189F">
      <w:pPr>
        <w:pStyle w:val="ListParagraph"/>
        <w:numPr>
          <w:ilvl w:val="0"/>
          <w:numId w:val="7"/>
        </w:numPr>
        <w:spacing w:after="0" w:line="240" w:lineRule="auto"/>
        <w:ind w:left="1080"/>
        <w:contextualSpacing w:val="0"/>
        <w:rPr>
          <w:rFonts w:asciiTheme="minorHAnsi" w:hAnsiTheme="minorHAnsi" w:cstheme="minorHAnsi"/>
        </w:rPr>
      </w:pPr>
      <w:r w:rsidRPr="008B2C97">
        <w:rPr>
          <w:rFonts w:asciiTheme="minorHAnsi" w:hAnsiTheme="minorHAnsi" w:cstheme="minorHAnsi"/>
        </w:rPr>
        <w:t>In the excel OutReach Event Information – Business Unit (Column M) is the associate business unit.</w:t>
      </w:r>
    </w:p>
    <w:p w14:paraId="29EF7E63" w14:textId="77777777" w:rsidR="00711A81" w:rsidRPr="008B2C97" w:rsidRDefault="00711A81" w:rsidP="00E0189F">
      <w:pPr>
        <w:pStyle w:val="ListParagraph"/>
        <w:numPr>
          <w:ilvl w:val="0"/>
          <w:numId w:val="7"/>
        </w:numPr>
        <w:spacing w:after="0" w:line="240" w:lineRule="auto"/>
        <w:ind w:left="1080"/>
        <w:jc w:val="both"/>
        <w:rPr>
          <w:rFonts w:asciiTheme="minorHAnsi" w:hAnsiTheme="minorHAnsi" w:cstheme="minorHAnsi"/>
        </w:rPr>
      </w:pPr>
      <w:r w:rsidRPr="008B2C97">
        <w:rPr>
          <w:rFonts w:asciiTheme="minorHAnsi" w:hAnsiTheme="minorHAnsi" w:cstheme="minorHAnsi"/>
        </w:rPr>
        <w:t>City/Country is obtained from Outreach Events Summary - Base location (Column C)</w:t>
      </w:r>
    </w:p>
    <w:p w14:paraId="63D065FE" w14:textId="77777777" w:rsidR="00711A81" w:rsidRPr="008B2C97" w:rsidRDefault="00711A81" w:rsidP="00E0189F">
      <w:pPr>
        <w:pStyle w:val="ListParagraph"/>
        <w:numPr>
          <w:ilvl w:val="0"/>
          <w:numId w:val="7"/>
        </w:numPr>
        <w:spacing w:after="0" w:line="240" w:lineRule="auto"/>
        <w:ind w:left="1080"/>
        <w:jc w:val="both"/>
        <w:rPr>
          <w:rFonts w:asciiTheme="minorHAnsi" w:hAnsiTheme="minorHAnsi" w:cstheme="minorHAnsi"/>
        </w:rPr>
      </w:pPr>
      <w:r w:rsidRPr="008B2C97">
        <w:rPr>
          <w:rFonts w:asciiTheme="minorHAnsi" w:hAnsiTheme="minorHAnsi" w:cstheme="minorHAnsi"/>
        </w:rPr>
        <w:t>Project level is obtained from Outreach Events Summary - Project (Column G)</w:t>
      </w:r>
    </w:p>
    <w:p w14:paraId="4CE5ACCC" w14:textId="77777777" w:rsidR="00711A81" w:rsidRPr="00711A81" w:rsidRDefault="00711A81" w:rsidP="007534D0">
      <w:pPr>
        <w:rPr>
          <w:b/>
        </w:rPr>
      </w:pPr>
    </w:p>
    <w:bookmarkStart w:id="15" w:name="_MON_1638948350"/>
    <w:bookmarkEnd w:id="15"/>
    <w:p w14:paraId="2222DAB0" w14:textId="2D2C2F36" w:rsidR="007534D0" w:rsidRDefault="004168F2" w:rsidP="00274F5D">
      <w:pPr>
        <w:ind w:firstLine="720"/>
        <w:rPr>
          <w:rFonts w:ascii="Segoe UI" w:hAnsi="Segoe UI" w:cs="Segoe UI"/>
          <w:sz w:val="20"/>
          <w:szCs w:val="20"/>
        </w:rPr>
      </w:pPr>
      <w:r>
        <w:rPr>
          <w:rFonts w:ascii="Segoe UI" w:hAnsi="Segoe UI" w:cs="Segoe UI"/>
          <w:sz w:val="20"/>
          <w:szCs w:val="20"/>
        </w:rPr>
        <w:object w:dxaOrig="1311" w:dyaOrig="849" w14:anchorId="7852B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41.95pt" o:ole="">
            <v:imagedata r:id="rId22" o:title=""/>
          </v:shape>
          <o:OLEObject Type="Embed" ProgID="Excel.Sheet.12" ShapeID="_x0000_i1025" DrawAspect="Icon" ObjectID="_1639835008" r:id="rId23"/>
        </w:object>
      </w:r>
    </w:p>
    <w:bookmarkStart w:id="16" w:name="_MON_1638948401"/>
    <w:bookmarkEnd w:id="16"/>
    <w:p w14:paraId="2E2C5DD7" w14:textId="238617EE" w:rsidR="007534D0" w:rsidRDefault="004168F2" w:rsidP="00274F5D">
      <w:pPr>
        <w:ind w:firstLine="720"/>
        <w:rPr>
          <w:rFonts w:ascii="Segoe UI" w:hAnsi="Segoe UI" w:cs="Segoe UI"/>
          <w:sz w:val="20"/>
          <w:szCs w:val="20"/>
        </w:rPr>
      </w:pPr>
      <w:r>
        <w:rPr>
          <w:rFonts w:ascii="Segoe UI" w:hAnsi="Segoe UI" w:cs="Segoe UI"/>
          <w:sz w:val="20"/>
          <w:szCs w:val="20"/>
        </w:rPr>
        <w:object w:dxaOrig="1311" w:dyaOrig="849" w14:anchorId="17CE900E">
          <v:shape id="_x0000_i1026" type="#_x0000_t75" style="width:65.1pt;height:41.95pt" o:ole="">
            <v:imagedata r:id="rId24" o:title=""/>
          </v:shape>
          <o:OLEObject Type="Embed" ProgID="Excel.Sheet.12" ShapeID="_x0000_i1026" DrawAspect="Icon" ObjectID="_1639835009" r:id="rId25"/>
        </w:object>
      </w:r>
    </w:p>
    <w:bookmarkStart w:id="17" w:name="_MON_1638948435"/>
    <w:bookmarkEnd w:id="17"/>
    <w:p w14:paraId="7718DB04" w14:textId="53D45641" w:rsidR="007534D0" w:rsidRDefault="004168F2" w:rsidP="00274F5D">
      <w:pPr>
        <w:ind w:firstLine="720"/>
        <w:rPr>
          <w:rFonts w:ascii="Segoe UI" w:hAnsi="Segoe UI" w:cs="Segoe UI"/>
          <w:sz w:val="20"/>
          <w:szCs w:val="20"/>
        </w:rPr>
      </w:pPr>
      <w:r>
        <w:rPr>
          <w:rFonts w:ascii="Segoe UI" w:hAnsi="Segoe UI" w:cs="Segoe UI"/>
          <w:sz w:val="20"/>
          <w:szCs w:val="20"/>
        </w:rPr>
        <w:object w:dxaOrig="1311" w:dyaOrig="849" w14:anchorId="6A7918AA">
          <v:shape id="_x0000_i1027" type="#_x0000_t75" style="width:65.1pt;height:41.95pt" o:ole="">
            <v:imagedata r:id="rId26" o:title=""/>
          </v:shape>
          <o:OLEObject Type="Embed" ProgID="Excel.Sheet.12" ShapeID="_x0000_i1027" DrawAspect="Icon" ObjectID="_1639835010" r:id="rId27"/>
        </w:object>
      </w:r>
    </w:p>
    <w:bookmarkStart w:id="18" w:name="_MON_1638948474"/>
    <w:bookmarkEnd w:id="18"/>
    <w:p w14:paraId="0F972776" w14:textId="75B6FA17" w:rsidR="007534D0" w:rsidRDefault="004168F2" w:rsidP="00274F5D">
      <w:pPr>
        <w:ind w:firstLine="576"/>
        <w:rPr>
          <w:rFonts w:ascii="Segoe UI" w:hAnsi="Segoe UI" w:cs="Segoe UI"/>
          <w:sz w:val="20"/>
          <w:szCs w:val="20"/>
        </w:rPr>
      </w:pPr>
      <w:r>
        <w:rPr>
          <w:rFonts w:ascii="Segoe UI" w:hAnsi="Segoe UI" w:cs="Segoe UI"/>
          <w:sz w:val="20"/>
          <w:szCs w:val="20"/>
        </w:rPr>
        <w:object w:dxaOrig="1311" w:dyaOrig="849" w14:anchorId="42B418B6">
          <v:shape id="_x0000_i1028" type="#_x0000_t75" style="width:65.1pt;height:41.95pt" o:ole="">
            <v:imagedata r:id="rId28" o:title=""/>
          </v:shape>
          <o:OLEObject Type="Embed" ProgID="Excel.Sheet.12" ShapeID="_x0000_i1028" DrawAspect="Icon" ObjectID="_1639835011" r:id="rId29"/>
        </w:object>
      </w:r>
    </w:p>
    <w:p w14:paraId="34D188D9" w14:textId="77777777" w:rsidR="00CE6180" w:rsidRPr="002362F4" w:rsidRDefault="00CE6180" w:rsidP="00CE6180">
      <w:pPr>
        <w:pStyle w:val="Heading2"/>
      </w:pPr>
      <w:bookmarkStart w:id="19" w:name="_Toc28342613"/>
      <w:r w:rsidRPr="002362F4">
        <w:t>Design and architecture</w:t>
      </w:r>
      <w:bookmarkEnd w:id="19"/>
    </w:p>
    <w:p w14:paraId="657BC266" w14:textId="77777777" w:rsidR="00CE6180" w:rsidRDefault="00CE6180" w:rsidP="00CE6180">
      <w:pPr>
        <w:ind w:right="-239"/>
        <w:rPr>
          <w:rFonts w:ascii="Calibri" w:hAnsi="Calibri" w:cs="Calibri"/>
          <w:szCs w:val="24"/>
        </w:rPr>
      </w:pPr>
      <w:r>
        <w:rPr>
          <w:rFonts w:ascii="Calibri" w:hAnsi="Calibri" w:cs="Calibri"/>
          <w:szCs w:val="24"/>
        </w:rPr>
        <w:t>The developed system should be responsive and should fit into any screen size as shown below.</w:t>
      </w:r>
    </w:p>
    <w:p w14:paraId="57DDAD87" w14:textId="760F6E3D" w:rsidR="00CE6180" w:rsidRDefault="00CE6180" w:rsidP="00CE6180">
      <w:pPr>
        <w:ind w:right="-239"/>
        <w:rPr>
          <w:rFonts w:ascii="Calibri" w:hAnsi="Calibri" w:cs="Calibri"/>
          <w:szCs w:val="24"/>
        </w:rPr>
      </w:pPr>
      <w:r>
        <w:rPr>
          <w:noProof/>
          <w:lang w:val="en-US"/>
        </w:rPr>
        <w:drawing>
          <wp:inline distT="0" distB="0" distL="0" distR="0" wp14:anchorId="1224C7A0" wp14:editId="280AFFDF">
            <wp:extent cx="5733415" cy="1879600"/>
            <wp:effectExtent l="0" t="0" r="63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879600"/>
                    </a:xfrm>
                    <a:prstGeom prst="rect">
                      <a:avLst/>
                    </a:prstGeom>
                  </pic:spPr>
                </pic:pic>
              </a:graphicData>
            </a:graphic>
          </wp:inline>
        </w:drawing>
      </w:r>
    </w:p>
    <w:p w14:paraId="4905109F" w14:textId="625B8458" w:rsidR="00756337" w:rsidRDefault="00756337" w:rsidP="00CE6180">
      <w:pPr>
        <w:ind w:right="-239"/>
        <w:rPr>
          <w:rFonts w:ascii="Calibri" w:hAnsi="Calibri" w:cs="Calibri"/>
          <w:szCs w:val="24"/>
        </w:rPr>
      </w:pPr>
      <w:r>
        <w:rPr>
          <w:noProof/>
          <w:lang w:val="en-US"/>
        </w:rPr>
        <w:lastRenderedPageBreak/>
        <w:drawing>
          <wp:inline distT="0" distB="0" distL="0" distR="0" wp14:anchorId="6BF102FA" wp14:editId="180C16F3">
            <wp:extent cx="5724525" cy="291437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964" cy="2922231"/>
                    </a:xfrm>
                    <a:prstGeom prst="rect">
                      <a:avLst/>
                    </a:prstGeom>
                    <a:noFill/>
                    <a:ln>
                      <a:noFill/>
                    </a:ln>
                  </pic:spPr>
                </pic:pic>
              </a:graphicData>
            </a:graphic>
          </wp:inline>
        </w:drawing>
      </w:r>
    </w:p>
    <w:p w14:paraId="3B2A0293" w14:textId="77777777" w:rsidR="00797C1D" w:rsidRDefault="00797C1D" w:rsidP="00797C1D">
      <w:pPr>
        <w:pStyle w:val="Heading2"/>
      </w:pPr>
      <w:bookmarkStart w:id="20" w:name="_Toc15390386"/>
      <w:bookmarkStart w:id="21" w:name="_Toc28342614"/>
      <w:r w:rsidRPr="00797C1D">
        <w:t>Requirements</w:t>
      </w:r>
      <w:r>
        <w:rPr>
          <w:sz w:val="22"/>
          <w:szCs w:val="22"/>
        </w:rPr>
        <w:t>:</w:t>
      </w:r>
      <w:bookmarkEnd w:id="20"/>
      <w:bookmarkEnd w:id="21"/>
    </w:p>
    <w:p w14:paraId="55B19D7D" w14:textId="77777777" w:rsidR="00425648" w:rsidRDefault="00425648" w:rsidP="00425648">
      <w:pPr>
        <w:pStyle w:val="Heading3"/>
      </w:pPr>
      <w:bookmarkStart w:id="22" w:name="_Toc28342615"/>
      <w:r>
        <w:t>Requirements</w:t>
      </w:r>
      <w:r w:rsidR="00CE6180">
        <w:t xml:space="preserve"> Flow</w:t>
      </w:r>
      <w:r w:rsidRPr="002F4CCD">
        <w:t>:</w:t>
      </w:r>
      <w:bookmarkEnd w:id="22"/>
    </w:p>
    <w:p w14:paraId="19F3A751" w14:textId="77777777" w:rsidR="00CE6180" w:rsidRPr="00CE6180" w:rsidRDefault="00CE6180" w:rsidP="00CE6180">
      <w:r>
        <w:t xml:space="preserve">The requirements are discussed role wise – Admin, PMO, POC. </w:t>
      </w:r>
    </w:p>
    <w:p w14:paraId="33669F46" w14:textId="77777777" w:rsidR="00425648" w:rsidRPr="002F4CCD" w:rsidRDefault="00425648" w:rsidP="00425648">
      <w:pPr>
        <w:rPr>
          <w:rFonts w:ascii="Calibri" w:hAnsi="Calibri" w:cs="Calibri"/>
          <w:b/>
          <w:szCs w:val="24"/>
        </w:rPr>
      </w:pPr>
      <w:r w:rsidRPr="002F4CCD">
        <w:rPr>
          <w:rFonts w:ascii="Calibri" w:hAnsi="Calibri" w:cs="Calibri"/>
          <w:b/>
          <w:szCs w:val="24"/>
        </w:rPr>
        <w:t>Overall Flow:</w:t>
      </w:r>
    </w:p>
    <w:p w14:paraId="02F919E6" w14:textId="77777777" w:rsidR="00425648" w:rsidRDefault="00425648" w:rsidP="00386DD2">
      <w:pPr>
        <w:jc w:val="both"/>
        <w:rPr>
          <w:rFonts w:ascii="Calibri" w:hAnsi="Calibri" w:cs="Calibri"/>
          <w:szCs w:val="24"/>
        </w:rPr>
      </w:pPr>
      <w:r>
        <w:rPr>
          <w:rFonts w:ascii="Calibri" w:hAnsi="Calibri" w:cs="Calibri"/>
          <w:szCs w:val="24"/>
        </w:rPr>
        <w:t xml:space="preserve">Admin user uses FMS (Feedback Management System) to view the processed events details and trigger emails to participants requesting their valuable feedbacks. </w:t>
      </w:r>
    </w:p>
    <w:p w14:paraId="5EEA0C99" w14:textId="2CFC3376" w:rsidR="00425648" w:rsidRDefault="00425648" w:rsidP="00386DD2">
      <w:pPr>
        <w:jc w:val="both"/>
        <w:rPr>
          <w:rFonts w:ascii="Calibri" w:hAnsi="Calibri" w:cs="Calibri"/>
          <w:sz w:val="24"/>
          <w:szCs w:val="24"/>
        </w:rPr>
      </w:pPr>
      <w:r>
        <w:rPr>
          <w:rFonts w:ascii="Calibri" w:hAnsi="Calibri" w:cs="Calibri"/>
          <w:sz w:val="24"/>
          <w:szCs w:val="24"/>
        </w:rPr>
        <w:t xml:space="preserve">PMO </w:t>
      </w:r>
      <w:r w:rsidR="00035AA6">
        <w:rPr>
          <w:rFonts w:ascii="Calibri" w:hAnsi="Calibri" w:cs="Calibri"/>
          <w:sz w:val="24"/>
          <w:szCs w:val="24"/>
        </w:rPr>
        <w:t xml:space="preserve">and </w:t>
      </w:r>
      <w:r>
        <w:rPr>
          <w:rFonts w:ascii="Calibri" w:hAnsi="Calibri" w:cs="Calibri"/>
          <w:sz w:val="24"/>
          <w:szCs w:val="24"/>
        </w:rPr>
        <w:t>Admin user can generate report based on the any filter criteria and email the report to business heads describing the events rating and feedbacks.</w:t>
      </w:r>
    </w:p>
    <w:p w14:paraId="09129E5E" w14:textId="77777777" w:rsidR="004E713B" w:rsidRPr="00FB27A7" w:rsidRDefault="004E713B" w:rsidP="004E713B">
      <w:pPr>
        <w:ind w:left="1080"/>
        <w:rPr>
          <w:rFonts w:ascii="Segoe UI" w:hAnsi="Segoe UI" w:cs="Segoe UI"/>
          <w:sz w:val="20"/>
          <w:szCs w:val="20"/>
        </w:rPr>
      </w:pPr>
      <w:r w:rsidRPr="00FB27A7">
        <w:rPr>
          <w:rFonts w:ascii="Segoe UI" w:hAnsi="Segoe UI" w:cs="Segoe UI"/>
          <w:sz w:val="20"/>
          <w:szCs w:val="20"/>
        </w:rPr>
        <w:t>Roles:</w:t>
      </w:r>
    </w:p>
    <w:p w14:paraId="2A5233F9" w14:textId="77777777" w:rsidR="004E713B" w:rsidRPr="00FB27A7" w:rsidRDefault="004E713B" w:rsidP="00E0189F">
      <w:pPr>
        <w:pStyle w:val="ListParagraph"/>
        <w:numPr>
          <w:ilvl w:val="0"/>
          <w:numId w:val="5"/>
        </w:numPr>
        <w:spacing w:after="0" w:line="240" w:lineRule="auto"/>
        <w:ind w:left="1440"/>
        <w:contextualSpacing w:val="0"/>
        <w:jc w:val="both"/>
        <w:rPr>
          <w:rFonts w:ascii="Segoe UI" w:hAnsi="Segoe UI" w:cs="Segoe UI"/>
          <w:sz w:val="20"/>
          <w:szCs w:val="20"/>
        </w:rPr>
      </w:pPr>
      <w:r w:rsidRPr="00FB27A7">
        <w:rPr>
          <w:rFonts w:ascii="Segoe UI" w:hAnsi="Segoe UI" w:cs="Segoe UI"/>
          <w:sz w:val="20"/>
          <w:szCs w:val="20"/>
        </w:rPr>
        <w:t>Admin - will have access to configure the roles, other configurations in the application and all reports/dashboard.</w:t>
      </w:r>
    </w:p>
    <w:p w14:paraId="2EA0974C" w14:textId="77777777" w:rsidR="004E713B" w:rsidRPr="00FB27A7" w:rsidRDefault="004E713B" w:rsidP="00E0189F">
      <w:pPr>
        <w:pStyle w:val="ListParagraph"/>
        <w:numPr>
          <w:ilvl w:val="0"/>
          <w:numId w:val="5"/>
        </w:numPr>
        <w:spacing w:after="0" w:line="240" w:lineRule="auto"/>
        <w:ind w:left="1440"/>
        <w:contextualSpacing w:val="0"/>
        <w:jc w:val="both"/>
        <w:rPr>
          <w:rFonts w:ascii="Segoe UI" w:hAnsi="Segoe UI" w:cs="Segoe UI"/>
          <w:sz w:val="20"/>
          <w:szCs w:val="20"/>
        </w:rPr>
      </w:pPr>
      <w:r w:rsidRPr="00FB27A7">
        <w:rPr>
          <w:rFonts w:ascii="Segoe UI" w:hAnsi="Segoe UI" w:cs="Segoe UI"/>
          <w:sz w:val="20"/>
          <w:szCs w:val="20"/>
        </w:rPr>
        <w:t>PMO - will have access to all events reports and dashboard. The PMO details will be provided by Admin to the application.</w:t>
      </w:r>
    </w:p>
    <w:p w14:paraId="61D90F28" w14:textId="355F37D5" w:rsidR="004E713B" w:rsidRDefault="004E713B" w:rsidP="00E0189F">
      <w:pPr>
        <w:pStyle w:val="ListParagraph"/>
        <w:numPr>
          <w:ilvl w:val="0"/>
          <w:numId w:val="5"/>
        </w:numPr>
        <w:spacing w:after="0" w:line="240" w:lineRule="auto"/>
        <w:ind w:left="1440"/>
        <w:contextualSpacing w:val="0"/>
        <w:jc w:val="both"/>
        <w:rPr>
          <w:rFonts w:ascii="Segoe UI" w:hAnsi="Segoe UI" w:cs="Segoe UI"/>
          <w:sz w:val="20"/>
          <w:szCs w:val="20"/>
        </w:rPr>
      </w:pPr>
      <w:r w:rsidRPr="00FB27A7">
        <w:rPr>
          <w:rFonts w:ascii="Segoe UI" w:hAnsi="Segoe UI" w:cs="Segoe UI"/>
          <w:sz w:val="20"/>
          <w:szCs w:val="20"/>
        </w:rPr>
        <w:t>Event POC - will have access only to the particular event reports/dashboard for which he/she is the POC.</w:t>
      </w:r>
    </w:p>
    <w:p w14:paraId="5B08409E" w14:textId="77777777" w:rsidR="004E713B" w:rsidRPr="004E713B" w:rsidRDefault="004E713B" w:rsidP="00E0189F">
      <w:pPr>
        <w:pStyle w:val="ListParagraph"/>
        <w:numPr>
          <w:ilvl w:val="0"/>
          <w:numId w:val="5"/>
        </w:numPr>
        <w:spacing w:after="0" w:line="240" w:lineRule="auto"/>
        <w:ind w:left="1440"/>
        <w:contextualSpacing w:val="0"/>
        <w:jc w:val="both"/>
        <w:rPr>
          <w:rFonts w:ascii="Segoe UI" w:hAnsi="Segoe UI" w:cs="Segoe UI"/>
          <w:sz w:val="20"/>
          <w:szCs w:val="20"/>
        </w:rPr>
      </w:pPr>
      <w:r w:rsidRPr="004E713B">
        <w:rPr>
          <w:rFonts w:ascii="Segoe UI" w:hAnsi="Segoe UI" w:cs="Segoe UI"/>
          <w:sz w:val="20"/>
          <w:szCs w:val="20"/>
        </w:rPr>
        <w:t>Participants can submit their feedback and this is process by FMS in real-time and can be viewed by Admin, PMO and POC users.</w:t>
      </w:r>
    </w:p>
    <w:p w14:paraId="624EEE23" w14:textId="335898FE" w:rsidR="004E713B" w:rsidRPr="004E713B" w:rsidRDefault="004E713B" w:rsidP="004E713B">
      <w:pPr>
        <w:pStyle w:val="ListParagraph"/>
        <w:spacing w:after="0" w:line="240" w:lineRule="auto"/>
        <w:ind w:left="1440"/>
        <w:contextualSpacing w:val="0"/>
        <w:rPr>
          <w:rFonts w:ascii="Segoe UI" w:hAnsi="Segoe UI" w:cs="Segoe UI"/>
          <w:sz w:val="20"/>
          <w:szCs w:val="20"/>
        </w:rPr>
      </w:pPr>
    </w:p>
    <w:p w14:paraId="53F22CF0" w14:textId="77777777" w:rsidR="00425648" w:rsidRPr="002F4CCD" w:rsidRDefault="00425648" w:rsidP="00425648">
      <w:pPr>
        <w:pStyle w:val="Heading4"/>
      </w:pPr>
      <w:r w:rsidRPr="002F4CCD">
        <w:lastRenderedPageBreak/>
        <w:t xml:space="preserve">Admin </w:t>
      </w:r>
      <w:r>
        <w:t>Requirements</w:t>
      </w:r>
      <w:r w:rsidRPr="002F4CCD">
        <w:t>:</w:t>
      </w:r>
    </w:p>
    <w:p w14:paraId="0CB2C77C" w14:textId="77777777" w:rsidR="00425648" w:rsidRDefault="00425648" w:rsidP="00425648">
      <w:pPr>
        <w:ind w:right="-239"/>
        <w:rPr>
          <w:rFonts w:ascii="Calibri" w:hAnsi="Calibri" w:cs="Calibri"/>
          <w:szCs w:val="24"/>
        </w:rPr>
      </w:pPr>
      <w:r>
        <w:rPr>
          <w:noProof/>
          <w:lang w:val="en-US"/>
        </w:rPr>
        <w:drawing>
          <wp:inline distT="0" distB="0" distL="0" distR="0" wp14:anchorId="4906D113" wp14:editId="258F8F2F">
            <wp:extent cx="5733415" cy="330263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302635"/>
                    </a:xfrm>
                    <a:prstGeom prst="rect">
                      <a:avLst/>
                    </a:prstGeom>
                  </pic:spPr>
                </pic:pic>
              </a:graphicData>
            </a:graphic>
          </wp:inline>
        </w:drawing>
      </w:r>
    </w:p>
    <w:p w14:paraId="419BA0C9" w14:textId="77777777" w:rsidR="00425648" w:rsidRDefault="00425648" w:rsidP="00425648">
      <w:pPr>
        <w:ind w:right="-239"/>
        <w:rPr>
          <w:noProof/>
        </w:rPr>
      </w:pPr>
    </w:p>
    <w:p w14:paraId="0A741677" w14:textId="77777777" w:rsidR="00425648" w:rsidRDefault="00425648" w:rsidP="00425648">
      <w:pPr>
        <w:ind w:right="-239"/>
        <w:rPr>
          <w:rFonts w:ascii="Calibri" w:hAnsi="Calibri" w:cs="Calibri"/>
          <w:szCs w:val="24"/>
        </w:rPr>
      </w:pPr>
      <w:r>
        <w:rPr>
          <w:noProof/>
          <w:lang w:val="en-US"/>
        </w:rPr>
        <w:drawing>
          <wp:inline distT="0" distB="0" distL="0" distR="0" wp14:anchorId="0F74CA48" wp14:editId="0E80D538">
            <wp:extent cx="5733415" cy="2511425"/>
            <wp:effectExtent l="0" t="0" r="63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1456"/>
                    <a:stretch/>
                  </pic:blipFill>
                  <pic:spPr bwMode="auto">
                    <a:xfrm>
                      <a:off x="0" y="0"/>
                      <a:ext cx="5733415" cy="2511425"/>
                    </a:xfrm>
                    <a:prstGeom prst="rect">
                      <a:avLst/>
                    </a:prstGeom>
                    <a:ln>
                      <a:noFill/>
                    </a:ln>
                    <a:extLst>
                      <a:ext uri="{53640926-AAD7-44D8-BBD7-CCE9431645EC}">
                        <a14:shadowObscured xmlns:a14="http://schemas.microsoft.com/office/drawing/2010/main"/>
                      </a:ext>
                    </a:extLst>
                  </pic:spPr>
                </pic:pic>
              </a:graphicData>
            </a:graphic>
          </wp:inline>
        </w:drawing>
      </w:r>
    </w:p>
    <w:p w14:paraId="228E85BC" w14:textId="77777777" w:rsidR="00425648" w:rsidRDefault="00425648" w:rsidP="00393B67">
      <w:pPr>
        <w:ind w:right="-239"/>
        <w:jc w:val="both"/>
        <w:rPr>
          <w:rFonts w:ascii="Calibri" w:hAnsi="Calibri" w:cs="Calibri"/>
          <w:szCs w:val="24"/>
        </w:rPr>
      </w:pPr>
      <w:r>
        <w:rPr>
          <w:rFonts w:ascii="Calibri" w:hAnsi="Calibri" w:cs="Calibri"/>
          <w:szCs w:val="24"/>
        </w:rPr>
        <w:t>1. Need to Login with a valid Admin credential.</w:t>
      </w:r>
    </w:p>
    <w:p w14:paraId="50AD411B" w14:textId="77777777" w:rsidR="00425648" w:rsidRDefault="00425648" w:rsidP="00393B67">
      <w:pPr>
        <w:ind w:right="-239"/>
        <w:jc w:val="both"/>
        <w:rPr>
          <w:rFonts w:ascii="Calibri" w:hAnsi="Calibri" w:cs="Calibri"/>
          <w:szCs w:val="24"/>
        </w:rPr>
      </w:pPr>
      <w:r>
        <w:rPr>
          <w:rFonts w:ascii="Calibri" w:hAnsi="Calibri" w:cs="Calibri"/>
          <w:szCs w:val="24"/>
        </w:rPr>
        <w:t>2. In Dashboard, Admin can see the statistics for all the events.</w:t>
      </w:r>
    </w:p>
    <w:p w14:paraId="21A79169" w14:textId="77777777" w:rsidR="00425648" w:rsidRDefault="00425648" w:rsidP="00393B67">
      <w:pPr>
        <w:ind w:right="-239"/>
        <w:jc w:val="both"/>
        <w:rPr>
          <w:rFonts w:ascii="Calibri" w:hAnsi="Calibri" w:cs="Calibri"/>
          <w:szCs w:val="24"/>
        </w:rPr>
      </w:pPr>
      <w:r>
        <w:rPr>
          <w:rFonts w:ascii="Calibri" w:hAnsi="Calibri" w:cs="Calibri"/>
          <w:szCs w:val="24"/>
        </w:rPr>
        <w:t>3. In Events Screen, Admin see all the events. Admin can trigger feedback request email for all the participants of all the events at one go.</w:t>
      </w:r>
    </w:p>
    <w:p w14:paraId="34823280" w14:textId="77777777" w:rsidR="00425648" w:rsidRDefault="00425648" w:rsidP="00393B67">
      <w:pPr>
        <w:ind w:right="-239"/>
        <w:jc w:val="both"/>
        <w:rPr>
          <w:rFonts w:ascii="Calibri" w:hAnsi="Calibri" w:cs="Calibri"/>
          <w:szCs w:val="24"/>
        </w:rPr>
      </w:pPr>
      <w:r>
        <w:rPr>
          <w:rFonts w:ascii="Calibri" w:hAnsi="Calibri" w:cs="Calibri"/>
          <w:szCs w:val="24"/>
        </w:rPr>
        <w:t xml:space="preserve">4. In Events Detail Screen, Admin can trigger feedback request email for all the participants of the particular event </w:t>
      </w:r>
      <w:r w:rsidR="00D76509">
        <w:rPr>
          <w:rFonts w:ascii="Calibri" w:hAnsi="Calibri" w:cs="Calibri"/>
          <w:szCs w:val="24"/>
        </w:rPr>
        <w:t>and</w:t>
      </w:r>
      <w:r>
        <w:rPr>
          <w:rFonts w:ascii="Calibri" w:hAnsi="Calibri" w:cs="Calibri"/>
          <w:szCs w:val="24"/>
        </w:rPr>
        <w:t xml:space="preserve"> view the details of the event.</w:t>
      </w:r>
    </w:p>
    <w:p w14:paraId="01D82BAD" w14:textId="77777777" w:rsidR="00425648" w:rsidRDefault="00425648" w:rsidP="00393B67">
      <w:pPr>
        <w:ind w:right="-239"/>
        <w:jc w:val="both"/>
        <w:rPr>
          <w:rFonts w:ascii="Calibri" w:hAnsi="Calibri" w:cs="Calibri"/>
          <w:szCs w:val="24"/>
        </w:rPr>
      </w:pPr>
      <w:r>
        <w:rPr>
          <w:rFonts w:ascii="Calibri" w:hAnsi="Calibri" w:cs="Calibri"/>
          <w:szCs w:val="24"/>
        </w:rPr>
        <w:lastRenderedPageBreak/>
        <w:t>5. In Reports Screen, Admin can see the reports for events based on any filter criteria and email the filtered report to BU heads.</w:t>
      </w:r>
    </w:p>
    <w:p w14:paraId="5D1030C9" w14:textId="77777777" w:rsidR="00425648" w:rsidRDefault="00425648" w:rsidP="00393B67">
      <w:pPr>
        <w:ind w:right="-239"/>
        <w:jc w:val="both"/>
        <w:rPr>
          <w:rFonts w:ascii="Calibri" w:hAnsi="Calibri" w:cs="Calibri"/>
          <w:szCs w:val="24"/>
        </w:rPr>
      </w:pPr>
      <w:r>
        <w:rPr>
          <w:rFonts w:ascii="Calibri" w:hAnsi="Calibri" w:cs="Calibri"/>
          <w:szCs w:val="24"/>
        </w:rPr>
        <w:t>6. In Role Screen, Admin can add/remove PMO roles for the active cognizant employee.</w:t>
      </w:r>
    </w:p>
    <w:p w14:paraId="512C7DEA" w14:textId="77777777" w:rsidR="00425648" w:rsidRDefault="00425648" w:rsidP="00393B67">
      <w:pPr>
        <w:ind w:right="-239"/>
        <w:jc w:val="both"/>
        <w:rPr>
          <w:rFonts w:ascii="Calibri" w:hAnsi="Calibri" w:cs="Calibri"/>
          <w:szCs w:val="24"/>
        </w:rPr>
      </w:pPr>
      <w:r>
        <w:rPr>
          <w:rFonts w:ascii="Calibri" w:hAnsi="Calibri" w:cs="Calibri"/>
          <w:szCs w:val="24"/>
        </w:rPr>
        <w:t>7. In Questions Screen, Admin can add/edit feedback questions in real-time that needs to be displayed to the user for sharing their feedback.</w:t>
      </w:r>
    </w:p>
    <w:p w14:paraId="32E76442" w14:textId="77777777" w:rsidR="00425648" w:rsidRPr="007160D5" w:rsidRDefault="00425648" w:rsidP="00425648">
      <w:pPr>
        <w:pStyle w:val="Heading4"/>
      </w:pPr>
      <w:r w:rsidRPr="007160D5">
        <w:t xml:space="preserve">PMO </w:t>
      </w:r>
      <w:r>
        <w:t>Requirements</w:t>
      </w:r>
      <w:r w:rsidRPr="007160D5">
        <w:t>:</w:t>
      </w:r>
    </w:p>
    <w:p w14:paraId="71FE012E" w14:textId="77777777" w:rsidR="00425648" w:rsidRDefault="00425648" w:rsidP="00425648">
      <w:pPr>
        <w:ind w:right="-239"/>
        <w:rPr>
          <w:noProof/>
        </w:rPr>
      </w:pPr>
    </w:p>
    <w:p w14:paraId="38802D4F" w14:textId="77777777" w:rsidR="00425648" w:rsidRDefault="00425648" w:rsidP="00425648">
      <w:pPr>
        <w:ind w:right="-239"/>
        <w:rPr>
          <w:rFonts w:ascii="Calibri" w:hAnsi="Calibri" w:cs="Calibri"/>
          <w:szCs w:val="24"/>
        </w:rPr>
      </w:pPr>
      <w:r>
        <w:rPr>
          <w:noProof/>
          <w:lang w:val="en-US"/>
        </w:rPr>
        <w:drawing>
          <wp:inline distT="0" distB="0" distL="0" distR="0" wp14:anchorId="7F808D7F" wp14:editId="01C13E45">
            <wp:extent cx="5733415" cy="248031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1365"/>
                    <a:stretch/>
                  </pic:blipFill>
                  <pic:spPr bwMode="auto">
                    <a:xfrm>
                      <a:off x="0" y="0"/>
                      <a:ext cx="5733415" cy="2480310"/>
                    </a:xfrm>
                    <a:prstGeom prst="rect">
                      <a:avLst/>
                    </a:prstGeom>
                    <a:ln>
                      <a:noFill/>
                    </a:ln>
                    <a:extLst>
                      <a:ext uri="{53640926-AAD7-44D8-BBD7-CCE9431645EC}">
                        <a14:shadowObscured xmlns:a14="http://schemas.microsoft.com/office/drawing/2010/main"/>
                      </a:ext>
                    </a:extLst>
                  </pic:spPr>
                </pic:pic>
              </a:graphicData>
            </a:graphic>
          </wp:inline>
        </w:drawing>
      </w:r>
    </w:p>
    <w:p w14:paraId="2857033F" w14:textId="77777777" w:rsidR="00425648" w:rsidRDefault="00425648" w:rsidP="00425648">
      <w:pPr>
        <w:ind w:right="-239"/>
        <w:rPr>
          <w:rFonts w:ascii="Calibri" w:hAnsi="Calibri" w:cs="Calibri"/>
          <w:szCs w:val="24"/>
        </w:rPr>
      </w:pPr>
      <w:r>
        <w:rPr>
          <w:rFonts w:ascii="Calibri" w:hAnsi="Calibri" w:cs="Calibri"/>
          <w:szCs w:val="24"/>
        </w:rPr>
        <w:t>This flow is same as Admin except that PMO has no access to configuring roles, questions and send feedback request emails.</w:t>
      </w:r>
    </w:p>
    <w:p w14:paraId="2D244FAB" w14:textId="77777777" w:rsidR="00425648" w:rsidRDefault="00425648" w:rsidP="00425648">
      <w:pPr>
        <w:ind w:right="-239"/>
        <w:rPr>
          <w:rFonts w:ascii="Calibri" w:hAnsi="Calibri" w:cs="Calibri"/>
          <w:szCs w:val="24"/>
        </w:rPr>
      </w:pPr>
      <w:r>
        <w:rPr>
          <w:rFonts w:ascii="Calibri" w:hAnsi="Calibri" w:cs="Calibri"/>
          <w:szCs w:val="24"/>
        </w:rPr>
        <w:t>1. Need to Login with a valid PMO credential.</w:t>
      </w:r>
    </w:p>
    <w:p w14:paraId="65112D68" w14:textId="77777777" w:rsidR="00425648" w:rsidRDefault="00425648" w:rsidP="00425648">
      <w:pPr>
        <w:ind w:right="-239"/>
        <w:rPr>
          <w:rFonts w:ascii="Calibri" w:hAnsi="Calibri" w:cs="Calibri"/>
          <w:szCs w:val="24"/>
        </w:rPr>
      </w:pPr>
      <w:r>
        <w:rPr>
          <w:rFonts w:ascii="Calibri" w:hAnsi="Calibri" w:cs="Calibri"/>
          <w:szCs w:val="24"/>
        </w:rPr>
        <w:t>2. In Dashboard, PMO can see the statistics for all the events.</w:t>
      </w:r>
    </w:p>
    <w:p w14:paraId="5F07EA43" w14:textId="77777777" w:rsidR="00425648" w:rsidRDefault="00425648" w:rsidP="00425648">
      <w:pPr>
        <w:ind w:right="-239"/>
        <w:rPr>
          <w:rFonts w:ascii="Calibri" w:hAnsi="Calibri" w:cs="Calibri"/>
          <w:szCs w:val="24"/>
        </w:rPr>
      </w:pPr>
      <w:r>
        <w:rPr>
          <w:rFonts w:ascii="Calibri" w:hAnsi="Calibri" w:cs="Calibri"/>
          <w:szCs w:val="24"/>
        </w:rPr>
        <w:t>3. In Events Screen, PMO see all the events.</w:t>
      </w:r>
    </w:p>
    <w:p w14:paraId="4DB2F35E" w14:textId="77777777" w:rsidR="00425648" w:rsidRDefault="00425648" w:rsidP="00425648">
      <w:pPr>
        <w:ind w:right="-239"/>
        <w:rPr>
          <w:rFonts w:ascii="Calibri" w:hAnsi="Calibri" w:cs="Calibri"/>
          <w:szCs w:val="24"/>
        </w:rPr>
      </w:pPr>
      <w:r>
        <w:rPr>
          <w:rFonts w:ascii="Calibri" w:hAnsi="Calibri" w:cs="Calibri"/>
          <w:szCs w:val="24"/>
        </w:rPr>
        <w:t>4. In Events Detail Screen, PMO can view the details of the event.</w:t>
      </w:r>
    </w:p>
    <w:p w14:paraId="652F2D9F" w14:textId="77777777" w:rsidR="00425648" w:rsidRDefault="00425648" w:rsidP="00425648">
      <w:pPr>
        <w:ind w:right="-239"/>
        <w:rPr>
          <w:rFonts w:ascii="Calibri" w:hAnsi="Calibri" w:cs="Calibri"/>
          <w:szCs w:val="24"/>
        </w:rPr>
      </w:pPr>
      <w:r>
        <w:rPr>
          <w:rFonts w:ascii="Calibri" w:hAnsi="Calibri" w:cs="Calibri"/>
          <w:szCs w:val="24"/>
        </w:rPr>
        <w:t>5. In Reports Screen, PMO can see the reports for events based on any filter criteria and email the filtered report to BU heads.</w:t>
      </w:r>
    </w:p>
    <w:p w14:paraId="5DF609BF" w14:textId="77777777" w:rsidR="00425648" w:rsidRDefault="00425648" w:rsidP="00425648">
      <w:pPr>
        <w:pStyle w:val="Heading4"/>
      </w:pPr>
      <w:r w:rsidRPr="003C1DD9">
        <w:t xml:space="preserve">POC </w:t>
      </w:r>
      <w:r>
        <w:t>Requirements</w:t>
      </w:r>
      <w:r w:rsidRPr="003C1DD9">
        <w:t xml:space="preserve">: </w:t>
      </w:r>
    </w:p>
    <w:p w14:paraId="42E0CE30" w14:textId="77777777" w:rsidR="00A36BCA" w:rsidRPr="00A36BCA" w:rsidRDefault="00A36BCA" w:rsidP="00A36BCA"/>
    <w:p w14:paraId="4552CD32" w14:textId="77777777" w:rsidR="00425648" w:rsidRDefault="00425648" w:rsidP="00425648">
      <w:pPr>
        <w:ind w:right="-239"/>
        <w:rPr>
          <w:rFonts w:ascii="Calibri" w:hAnsi="Calibri" w:cs="Calibri"/>
          <w:szCs w:val="24"/>
        </w:rPr>
      </w:pPr>
      <w:r>
        <w:rPr>
          <w:noProof/>
          <w:lang w:val="en-US"/>
        </w:rPr>
        <w:lastRenderedPageBreak/>
        <w:drawing>
          <wp:inline distT="0" distB="0" distL="0" distR="0" wp14:anchorId="6D7E9DBA" wp14:editId="2D75DF69">
            <wp:extent cx="5733415" cy="2262505"/>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262505"/>
                    </a:xfrm>
                    <a:prstGeom prst="rect">
                      <a:avLst/>
                    </a:prstGeom>
                  </pic:spPr>
                </pic:pic>
              </a:graphicData>
            </a:graphic>
          </wp:inline>
        </w:drawing>
      </w:r>
    </w:p>
    <w:p w14:paraId="1496D521" w14:textId="77777777" w:rsidR="001F4D32" w:rsidRDefault="001F4D32" w:rsidP="00425648">
      <w:pPr>
        <w:ind w:right="-239"/>
        <w:rPr>
          <w:rFonts w:ascii="Calibri" w:hAnsi="Calibri" w:cs="Calibri"/>
          <w:szCs w:val="24"/>
        </w:rPr>
      </w:pPr>
    </w:p>
    <w:p w14:paraId="797AFDEB" w14:textId="77777777" w:rsidR="00425648" w:rsidRDefault="00425648" w:rsidP="00425648">
      <w:pPr>
        <w:ind w:right="-239"/>
        <w:rPr>
          <w:rFonts w:ascii="Calibri" w:hAnsi="Calibri" w:cs="Calibri"/>
          <w:szCs w:val="24"/>
        </w:rPr>
      </w:pPr>
      <w:r>
        <w:rPr>
          <w:rFonts w:ascii="Calibri" w:hAnsi="Calibri" w:cs="Calibri"/>
          <w:szCs w:val="24"/>
        </w:rPr>
        <w:t>This flow is same as PMO except that POC can see only the details of the events he</w:t>
      </w:r>
      <w:r w:rsidR="002D57A8">
        <w:rPr>
          <w:rFonts w:ascii="Calibri" w:hAnsi="Calibri" w:cs="Calibri"/>
          <w:szCs w:val="24"/>
        </w:rPr>
        <w:t>/she</w:t>
      </w:r>
      <w:r>
        <w:rPr>
          <w:rFonts w:ascii="Calibri" w:hAnsi="Calibri" w:cs="Calibri"/>
          <w:szCs w:val="24"/>
        </w:rPr>
        <w:t xml:space="preserve"> is mapped to.</w:t>
      </w:r>
    </w:p>
    <w:p w14:paraId="7E6C23A4" w14:textId="77777777" w:rsidR="00425648" w:rsidRDefault="00425648" w:rsidP="00425648">
      <w:pPr>
        <w:ind w:right="-239"/>
        <w:rPr>
          <w:rFonts w:ascii="Calibri" w:hAnsi="Calibri" w:cs="Calibri"/>
          <w:szCs w:val="24"/>
        </w:rPr>
      </w:pPr>
      <w:r>
        <w:rPr>
          <w:rFonts w:ascii="Calibri" w:hAnsi="Calibri" w:cs="Calibri"/>
          <w:szCs w:val="24"/>
        </w:rPr>
        <w:t>1. Need to Login with a valid POC credential.</w:t>
      </w:r>
    </w:p>
    <w:p w14:paraId="15A053C6" w14:textId="77777777" w:rsidR="00425648" w:rsidRDefault="00425648" w:rsidP="00425648">
      <w:pPr>
        <w:ind w:right="-239"/>
        <w:rPr>
          <w:rFonts w:ascii="Calibri" w:hAnsi="Calibri" w:cs="Calibri"/>
          <w:szCs w:val="24"/>
        </w:rPr>
      </w:pPr>
      <w:r>
        <w:rPr>
          <w:rFonts w:ascii="Calibri" w:hAnsi="Calibri" w:cs="Calibri"/>
          <w:szCs w:val="24"/>
        </w:rPr>
        <w:t>2. In Dashboard, POC can see the statistics for the events he is mapped t</w:t>
      </w:r>
      <w:r w:rsidR="002D57A8">
        <w:rPr>
          <w:rFonts w:ascii="Calibri" w:hAnsi="Calibri" w:cs="Calibri"/>
          <w:szCs w:val="24"/>
        </w:rPr>
        <w:t>o</w:t>
      </w:r>
      <w:r>
        <w:rPr>
          <w:rFonts w:ascii="Calibri" w:hAnsi="Calibri" w:cs="Calibri"/>
          <w:szCs w:val="24"/>
        </w:rPr>
        <w:t>.</w:t>
      </w:r>
    </w:p>
    <w:p w14:paraId="42BA9CE2" w14:textId="77777777" w:rsidR="00425648" w:rsidRDefault="00425648" w:rsidP="00425648">
      <w:pPr>
        <w:ind w:right="-239"/>
        <w:rPr>
          <w:rFonts w:ascii="Calibri" w:hAnsi="Calibri" w:cs="Calibri"/>
          <w:szCs w:val="24"/>
        </w:rPr>
      </w:pPr>
      <w:r>
        <w:rPr>
          <w:rFonts w:ascii="Calibri" w:hAnsi="Calibri" w:cs="Calibri"/>
          <w:szCs w:val="24"/>
        </w:rPr>
        <w:t>3. In Events Screen, POC see his events.</w:t>
      </w:r>
    </w:p>
    <w:p w14:paraId="0C216EA9" w14:textId="77777777" w:rsidR="00425648" w:rsidRDefault="00425648" w:rsidP="00425648">
      <w:pPr>
        <w:ind w:right="-239"/>
        <w:rPr>
          <w:rFonts w:ascii="Calibri" w:hAnsi="Calibri" w:cs="Calibri"/>
          <w:szCs w:val="24"/>
        </w:rPr>
      </w:pPr>
      <w:r>
        <w:rPr>
          <w:rFonts w:ascii="Calibri" w:hAnsi="Calibri" w:cs="Calibri"/>
          <w:szCs w:val="24"/>
        </w:rPr>
        <w:t>4. In Events Detail Screen, POC can view the details of the event.</w:t>
      </w:r>
    </w:p>
    <w:p w14:paraId="799EF3BA" w14:textId="77777777" w:rsidR="00425648" w:rsidRDefault="00425648" w:rsidP="00425648">
      <w:pPr>
        <w:ind w:right="-239"/>
        <w:rPr>
          <w:rFonts w:ascii="Calibri" w:hAnsi="Calibri" w:cs="Calibri"/>
          <w:szCs w:val="24"/>
        </w:rPr>
      </w:pPr>
      <w:r>
        <w:rPr>
          <w:rFonts w:ascii="Calibri" w:hAnsi="Calibri" w:cs="Calibri"/>
          <w:szCs w:val="24"/>
        </w:rPr>
        <w:t>5. In Reports Screen, POC can see the reports for events based on any filter criteria and email the filtered report to BU heads.</w:t>
      </w:r>
    </w:p>
    <w:p w14:paraId="61F91876" w14:textId="77777777" w:rsidR="00425648" w:rsidRPr="00535122" w:rsidRDefault="00425648" w:rsidP="00425648">
      <w:pPr>
        <w:ind w:right="-239"/>
        <w:rPr>
          <w:rFonts w:ascii="Calibri" w:hAnsi="Calibri" w:cs="Calibri"/>
          <w:b/>
          <w:szCs w:val="24"/>
        </w:rPr>
      </w:pPr>
      <w:r w:rsidRPr="00535122">
        <w:rPr>
          <w:rFonts w:ascii="Calibri" w:hAnsi="Calibri" w:cs="Calibri"/>
          <w:b/>
          <w:szCs w:val="24"/>
        </w:rPr>
        <w:t>Participant Flow:</w:t>
      </w:r>
    </w:p>
    <w:p w14:paraId="2C2C444E" w14:textId="77777777" w:rsidR="00425648" w:rsidRDefault="00425648" w:rsidP="00425648">
      <w:pPr>
        <w:ind w:right="-239"/>
        <w:rPr>
          <w:rFonts w:ascii="Calibri" w:hAnsi="Calibri" w:cs="Calibri"/>
          <w:szCs w:val="24"/>
        </w:rPr>
      </w:pPr>
      <w:r>
        <w:rPr>
          <w:noProof/>
          <w:lang w:val="en-US"/>
        </w:rPr>
        <w:drawing>
          <wp:inline distT="0" distB="0" distL="0" distR="0" wp14:anchorId="1E088CD9" wp14:editId="4910222B">
            <wp:extent cx="5733415" cy="913130"/>
            <wp:effectExtent l="0" t="0" r="63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913130"/>
                    </a:xfrm>
                    <a:prstGeom prst="rect">
                      <a:avLst/>
                    </a:prstGeom>
                  </pic:spPr>
                </pic:pic>
              </a:graphicData>
            </a:graphic>
          </wp:inline>
        </w:drawing>
      </w:r>
    </w:p>
    <w:p w14:paraId="39452B38" w14:textId="77777777" w:rsidR="00425648" w:rsidRDefault="00425648" w:rsidP="00425648">
      <w:pPr>
        <w:ind w:right="-239"/>
        <w:rPr>
          <w:rFonts w:ascii="Calibri" w:hAnsi="Calibri" w:cs="Calibri"/>
          <w:szCs w:val="24"/>
        </w:rPr>
      </w:pPr>
      <w:r>
        <w:rPr>
          <w:rFonts w:ascii="Calibri" w:hAnsi="Calibri" w:cs="Calibri"/>
          <w:szCs w:val="24"/>
        </w:rPr>
        <w:t>1. Participant will receive email requesting to share the feedback.</w:t>
      </w:r>
    </w:p>
    <w:p w14:paraId="2D97D6BE" w14:textId="77777777" w:rsidR="00425648" w:rsidRDefault="00425648" w:rsidP="00425648">
      <w:pPr>
        <w:ind w:right="-239"/>
        <w:rPr>
          <w:rFonts w:ascii="Calibri" w:hAnsi="Calibri" w:cs="Calibri"/>
          <w:szCs w:val="24"/>
        </w:rPr>
      </w:pPr>
      <w:r>
        <w:rPr>
          <w:rFonts w:ascii="Calibri" w:hAnsi="Calibri" w:cs="Calibri"/>
          <w:szCs w:val="24"/>
        </w:rPr>
        <w:t>2. Participant need to click on the link in the email to share the feedback.</w:t>
      </w:r>
    </w:p>
    <w:p w14:paraId="3515F0DE" w14:textId="77777777" w:rsidR="00425648" w:rsidRDefault="00425648" w:rsidP="00425648">
      <w:pPr>
        <w:ind w:right="-239"/>
        <w:rPr>
          <w:rFonts w:ascii="Calibri" w:hAnsi="Calibri" w:cs="Calibri"/>
          <w:szCs w:val="24"/>
        </w:rPr>
      </w:pPr>
      <w:r>
        <w:rPr>
          <w:rFonts w:ascii="Calibri" w:hAnsi="Calibri" w:cs="Calibri"/>
          <w:szCs w:val="24"/>
        </w:rPr>
        <w:t>3. Based on the Participant’s status (participated/not participated/unregistered), Participant will be redirected to respective feedback screen to share the feedback.</w:t>
      </w:r>
    </w:p>
    <w:p w14:paraId="25C6572E" w14:textId="77777777" w:rsidR="00425648" w:rsidRDefault="00425648" w:rsidP="00425648">
      <w:pPr>
        <w:ind w:right="-239"/>
        <w:rPr>
          <w:rFonts w:ascii="Calibri" w:hAnsi="Calibri" w:cs="Calibri"/>
          <w:szCs w:val="24"/>
        </w:rPr>
      </w:pPr>
      <w:r>
        <w:rPr>
          <w:rFonts w:ascii="Calibri" w:hAnsi="Calibri" w:cs="Calibri"/>
          <w:szCs w:val="24"/>
        </w:rPr>
        <w:t>4. Upon receiving the feedback, email response will be triggered to value their response and user will be redirected to thanks screen.</w:t>
      </w:r>
    </w:p>
    <w:p w14:paraId="450B5415" w14:textId="77777777" w:rsidR="00425648" w:rsidRDefault="006B3B93" w:rsidP="006B3B93">
      <w:pPr>
        <w:pStyle w:val="Heading3"/>
      </w:pPr>
      <w:bookmarkStart w:id="23" w:name="_Toc28342616"/>
      <w:r>
        <w:t>Wireframes:</w:t>
      </w:r>
      <w:bookmarkEnd w:id="23"/>
    </w:p>
    <w:p w14:paraId="5EA57155" w14:textId="77777777" w:rsidR="006B3B93" w:rsidRPr="006B3B93" w:rsidRDefault="006B3B93" w:rsidP="006B3B93"/>
    <w:p w14:paraId="0BF9C391" w14:textId="77777777" w:rsidR="00425648" w:rsidRPr="000E73C1" w:rsidRDefault="00425648" w:rsidP="006B3B93">
      <w:pPr>
        <w:pStyle w:val="Heading4"/>
      </w:pPr>
      <w:r w:rsidRPr="000E73C1">
        <w:lastRenderedPageBreak/>
        <w:t xml:space="preserve">Admin </w:t>
      </w:r>
      <w:r w:rsidR="006B3B93">
        <w:t>Wireframe</w:t>
      </w:r>
      <w:r w:rsidRPr="000E73C1">
        <w:t>:</w:t>
      </w:r>
    </w:p>
    <w:p w14:paraId="07D0448E" w14:textId="77777777" w:rsidR="00425648" w:rsidRDefault="00425648" w:rsidP="00E0189F">
      <w:pPr>
        <w:pStyle w:val="ListParagraph"/>
        <w:numPr>
          <w:ilvl w:val="0"/>
          <w:numId w:val="33"/>
        </w:numPr>
        <w:spacing w:line="259" w:lineRule="auto"/>
      </w:pPr>
      <w:r>
        <w:t>Login</w:t>
      </w:r>
    </w:p>
    <w:p w14:paraId="5BE2BBDF" w14:textId="77777777" w:rsidR="00425648" w:rsidRDefault="00425648" w:rsidP="00425648">
      <w:r>
        <w:rPr>
          <w:noProof/>
          <w:lang w:val="en-US"/>
        </w:rPr>
        <w:drawing>
          <wp:inline distT="0" distB="0" distL="0" distR="0" wp14:anchorId="0AFBB473" wp14:editId="754657AC">
            <wp:extent cx="5486400" cy="2834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244E545F" w14:textId="77777777" w:rsidR="00425648" w:rsidRDefault="00425648" w:rsidP="00425648">
      <w:pPr>
        <w:rPr>
          <w:noProof/>
        </w:rPr>
      </w:pPr>
    </w:p>
    <w:p w14:paraId="6C078BBD" w14:textId="77777777" w:rsidR="00425648" w:rsidRDefault="00425648" w:rsidP="00425648"/>
    <w:p w14:paraId="7888B995" w14:textId="77777777" w:rsidR="00425648" w:rsidRDefault="00425648" w:rsidP="00E0189F">
      <w:pPr>
        <w:pStyle w:val="ListParagraph"/>
        <w:numPr>
          <w:ilvl w:val="0"/>
          <w:numId w:val="33"/>
        </w:numPr>
        <w:spacing w:line="259" w:lineRule="auto"/>
      </w:pPr>
      <w:r>
        <w:t>Dashboard</w:t>
      </w:r>
    </w:p>
    <w:p w14:paraId="304486EF" w14:textId="77777777" w:rsidR="00425648" w:rsidRDefault="00425648" w:rsidP="00425648">
      <w:r>
        <w:rPr>
          <w:noProof/>
          <w:lang w:val="en-US"/>
        </w:rPr>
        <w:drawing>
          <wp:inline distT="0" distB="0" distL="0" distR="0" wp14:anchorId="269E4EA8" wp14:editId="223C4F89">
            <wp:extent cx="5733415" cy="2797686"/>
            <wp:effectExtent l="0" t="0" r="63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4FF957C3" w14:textId="77777777" w:rsidR="00425648" w:rsidRDefault="00425648" w:rsidP="00E0189F">
      <w:pPr>
        <w:pStyle w:val="ListParagraph"/>
        <w:numPr>
          <w:ilvl w:val="0"/>
          <w:numId w:val="33"/>
        </w:numPr>
        <w:spacing w:line="259" w:lineRule="auto"/>
      </w:pPr>
      <w:r>
        <w:t>Events List</w:t>
      </w:r>
    </w:p>
    <w:p w14:paraId="2BA8C4FC" w14:textId="77777777" w:rsidR="00425648" w:rsidRDefault="00425648" w:rsidP="00425648">
      <w:r>
        <w:rPr>
          <w:noProof/>
          <w:lang w:val="en-US"/>
        </w:rPr>
        <w:lastRenderedPageBreak/>
        <w:drawing>
          <wp:inline distT="0" distB="0" distL="0" distR="0" wp14:anchorId="7EC3FFB3" wp14:editId="40357A6D">
            <wp:extent cx="5733415" cy="4076891"/>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4076891"/>
                    </a:xfrm>
                    <a:prstGeom prst="rect">
                      <a:avLst/>
                    </a:prstGeom>
                    <a:noFill/>
                    <a:ln>
                      <a:noFill/>
                    </a:ln>
                  </pic:spPr>
                </pic:pic>
              </a:graphicData>
            </a:graphic>
          </wp:inline>
        </w:drawing>
      </w:r>
    </w:p>
    <w:p w14:paraId="0499B5AB" w14:textId="77777777" w:rsidR="00425648" w:rsidRDefault="00425648" w:rsidP="00E0189F">
      <w:pPr>
        <w:pStyle w:val="ListParagraph"/>
        <w:numPr>
          <w:ilvl w:val="0"/>
          <w:numId w:val="33"/>
        </w:numPr>
        <w:spacing w:line="259" w:lineRule="auto"/>
      </w:pPr>
      <w:r>
        <w:t>Event Detail</w:t>
      </w:r>
    </w:p>
    <w:p w14:paraId="17DB047D" w14:textId="77777777" w:rsidR="00425648" w:rsidRDefault="00425648" w:rsidP="00425648">
      <w:r>
        <w:rPr>
          <w:noProof/>
          <w:lang w:val="en-US"/>
        </w:rPr>
        <w:lastRenderedPageBreak/>
        <w:drawing>
          <wp:inline distT="0" distB="0" distL="0" distR="0" wp14:anchorId="5EA67FF0" wp14:editId="3486F9F2">
            <wp:extent cx="5733415" cy="5098414"/>
            <wp:effectExtent l="0" t="0" r="635"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5098414"/>
                    </a:xfrm>
                    <a:prstGeom prst="rect">
                      <a:avLst/>
                    </a:prstGeom>
                    <a:noFill/>
                    <a:ln>
                      <a:noFill/>
                    </a:ln>
                  </pic:spPr>
                </pic:pic>
              </a:graphicData>
            </a:graphic>
          </wp:inline>
        </w:drawing>
      </w:r>
    </w:p>
    <w:p w14:paraId="4847FF0F" w14:textId="77777777" w:rsidR="00425648" w:rsidRDefault="00425648" w:rsidP="00E0189F">
      <w:pPr>
        <w:pStyle w:val="ListParagraph"/>
        <w:numPr>
          <w:ilvl w:val="0"/>
          <w:numId w:val="33"/>
        </w:numPr>
        <w:spacing w:line="259" w:lineRule="auto"/>
      </w:pPr>
      <w:r>
        <w:t>Reports</w:t>
      </w:r>
    </w:p>
    <w:p w14:paraId="0D10BF83" w14:textId="77777777" w:rsidR="00425648" w:rsidRDefault="00425648" w:rsidP="00425648">
      <w:pPr>
        <w:rPr>
          <w:noProof/>
        </w:rPr>
      </w:pPr>
    </w:p>
    <w:p w14:paraId="568FCEFE" w14:textId="77777777" w:rsidR="00425648" w:rsidRDefault="00425648" w:rsidP="00425648">
      <w:pPr>
        <w:rPr>
          <w:noProof/>
        </w:rPr>
      </w:pPr>
      <w:r>
        <w:rPr>
          <w:noProof/>
          <w:lang w:val="en-US"/>
        </w:rPr>
        <w:lastRenderedPageBreak/>
        <w:drawing>
          <wp:inline distT="0" distB="0" distL="0" distR="0" wp14:anchorId="392F9800" wp14:editId="71E6FEBB">
            <wp:extent cx="5733415" cy="3359063"/>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3359063"/>
                    </a:xfrm>
                    <a:prstGeom prst="rect">
                      <a:avLst/>
                    </a:prstGeom>
                    <a:noFill/>
                    <a:ln>
                      <a:noFill/>
                    </a:ln>
                  </pic:spPr>
                </pic:pic>
              </a:graphicData>
            </a:graphic>
          </wp:inline>
        </w:drawing>
      </w:r>
    </w:p>
    <w:p w14:paraId="6604CE46" w14:textId="77777777" w:rsidR="00425648" w:rsidRDefault="00425648" w:rsidP="00425648"/>
    <w:p w14:paraId="616A31C3" w14:textId="77777777" w:rsidR="00425648" w:rsidRDefault="00425648" w:rsidP="00E0189F">
      <w:pPr>
        <w:pStyle w:val="ListParagraph"/>
        <w:numPr>
          <w:ilvl w:val="0"/>
          <w:numId w:val="33"/>
        </w:numPr>
        <w:spacing w:line="259" w:lineRule="auto"/>
      </w:pPr>
      <w:r>
        <w:t>Roles</w:t>
      </w:r>
    </w:p>
    <w:p w14:paraId="4203F9FB" w14:textId="77777777" w:rsidR="00425648" w:rsidRDefault="00425648" w:rsidP="00425648">
      <w:r>
        <w:rPr>
          <w:noProof/>
          <w:lang w:val="en-US"/>
        </w:rPr>
        <w:drawing>
          <wp:inline distT="0" distB="0" distL="0" distR="0" wp14:anchorId="45C737C1" wp14:editId="06B2CFA4">
            <wp:extent cx="5733415" cy="2797686"/>
            <wp:effectExtent l="0" t="0" r="63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2D99DA7E" w14:textId="77777777" w:rsidR="00425648" w:rsidRDefault="00425648" w:rsidP="00E0189F">
      <w:pPr>
        <w:pStyle w:val="ListParagraph"/>
        <w:numPr>
          <w:ilvl w:val="0"/>
          <w:numId w:val="33"/>
        </w:numPr>
        <w:spacing w:line="259" w:lineRule="auto"/>
      </w:pPr>
      <w:r>
        <w:t>Feedback Questions</w:t>
      </w:r>
    </w:p>
    <w:p w14:paraId="025FD21E" w14:textId="77777777" w:rsidR="00425648" w:rsidRDefault="00425648" w:rsidP="00425648">
      <w:r>
        <w:rPr>
          <w:noProof/>
          <w:lang w:val="en-US"/>
        </w:rPr>
        <w:lastRenderedPageBreak/>
        <w:drawing>
          <wp:inline distT="0" distB="0" distL="0" distR="0" wp14:anchorId="14D488F8" wp14:editId="38974306">
            <wp:extent cx="5733415" cy="2797686"/>
            <wp:effectExtent l="0" t="0" r="63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310C812C" w14:textId="77777777" w:rsidR="00425648" w:rsidRDefault="00425648" w:rsidP="00E0189F">
      <w:pPr>
        <w:pStyle w:val="ListParagraph"/>
        <w:numPr>
          <w:ilvl w:val="0"/>
          <w:numId w:val="33"/>
        </w:numPr>
        <w:spacing w:after="0" w:line="240" w:lineRule="auto"/>
      </w:pPr>
      <w:r>
        <w:t>Feedback Questions Add/Edit</w:t>
      </w:r>
    </w:p>
    <w:p w14:paraId="47C43846" w14:textId="77777777" w:rsidR="00425648" w:rsidRDefault="00425648" w:rsidP="00425648">
      <w:r>
        <w:rPr>
          <w:noProof/>
          <w:lang w:val="en-US"/>
        </w:rPr>
        <w:drawing>
          <wp:inline distT="0" distB="0" distL="0" distR="0" wp14:anchorId="1DF3081C" wp14:editId="0F8AE63A">
            <wp:extent cx="5733415" cy="2797686"/>
            <wp:effectExtent l="0" t="0" r="635"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4DAFA441" w14:textId="77777777" w:rsidR="00425648" w:rsidRDefault="00425648" w:rsidP="00425648">
      <w:r>
        <w:rPr>
          <w:noProof/>
          <w:lang w:val="en-US"/>
        </w:rPr>
        <w:lastRenderedPageBreak/>
        <w:drawing>
          <wp:inline distT="0" distB="0" distL="0" distR="0" wp14:anchorId="5EAF008E" wp14:editId="7AB53E58">
            <wp:extent cx="5733415" cy="3451092"/>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451092"/>
                    </a:xfrm>
                    <a:prstGeom prst="rect">
                      <a:avLst/>
                    </a:prstGeom>
                    <a:noFill/>
                    <a:ln>
                      <a:noFill/>
                    </a:ln>
                  </pic:spPr>
                </pic:pic>
              </a:graphicData>
            </a:graphic>
          </wp:inline>
        </w:drawing>
      </w:r>
    </w:p>
    <w:p w14:paraId="663D2EBF" w14:textId="77777777" w:rsidR="00425648" w:rsidRDefault="00425648" w:rsidP="00425648"/>
    <w:p w14:paraId="54374D1F" w14:textId="77777777" w:rsidR="00425648" w:rsidRPr="00F14838" w:rsidRDefault="00425648" w:rsidP="006B3B93">
      <w:pPr>
        <w:pStyle w:val="Heading4"/>
      </w:pPr>
      <w:r w:rsidRPr="00F14838">
        <w:t>P</w:t>
      </w:r>
      <w:r>
        <w:t>MO</w:t>
      </w:r>
      <w:r w:rsidRPr="00F14838">
        <w:t xml:space="preserve"> </w:t>
      </w:r>
      <w:r w:rsidR="006B3B93">
        <w:t>Wireframe</w:t>
      </w:r>
      <w:r w:rsidRPr="00F14838">
        <w:t>:</w:t>
      </w:r>
    </w:p>
    <w:p w14:paraId="68968224" w14:textId="77777777" w:rsidR="00425648" w:rsidRDefault="00425648" w:rsidP="00425648">
      <w:r>
        <w:t>1. Login</w:t>
      </w:r>
    </w:p>
    <w:p w14:paraId="710B7DC9" w14:textId="77777777" w:rsidR="00425648" w:rsidRDefault="00425648" w:rsidP="00425648">
      <w:r>
        <w:rPr>
          <w:noProof/>
          <w:lang w:val="en-US"/>
        </w:rPr>
        <w:drawing>
          <wp:inline distT="0" distB="0" distL="0" distR="0" wp14:anchorId="1625B25A" wp14:editId="3F37EE41">
            <wp:extent cx="5486400" cy="2834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60E578A3" w14:textId="77777777" w:rsidR="00425648" w:rsidRDefault="00425648" w:rsidP="00425648">
      <w:r>
        <w:t>2. Dashboard</w:t>
      </w:r>
    </w:p>
    <w:p w14:paraId="5E51DF5A" w14:textId="77777777" w:rsidR="00425648" w:rsidRDefault="00425648" w:rsidP="00425648">
      <w:r>
        <w:rPr>
          <w:noProof/>
          <w:lang w:val="en-US"/>
        </w:rPr>
        <w:lastRenderedPageBreak/>
        <w:drawing>
          <wp:inline distT="0" distB="0" distL="0" distR="0" wp14:anchorId="5FBBF8FF" wp14:editId="494C301E">
            <wp:extent cx="5733415" cy="2797686"/>
            <wp:effectExtent l="0" t="0" r="63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05F26D3F" w14:textId="77777777" w:rsidR="00425648" w:rsidRDefault="00425648" w:rsidP="00425648">
      <w:r>
        <w:t>3. Events</w:t>
      </w:r>
    </w:p>
    <w:p w14:paraId="4055AC6E" w14:textId="77777777" w:rsidR="00425648" w:rsidRDefault="00425648" w:rsidP="00425648">
      <w:r>
        <w:rPr>
          <w:noProof/>
          <w:lang w:val="en-US"/>
        </w:rPr>
        <w:drawing>
          <wp:inline distT="0" distB="0" distL="0" distR="0" wp14:anchorId="0ADED4CE" wp14:editId="21969783">
            <wp:extent cx="5733415" cy="323942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3239425"/>
                    </a:xfrm>
                    <a:prstGeom prst="rect">
                      <a:avLst/>
                    </a:prstGeom>
                    <a:noFill/>
                    <a:ln>
                      <a:noFill/>
                    </a:ln>
                  </pic:spPr>
                </pic:pic>
              </a:graphicData>
            </a:graphic>
          </wp:inline>
        </w:drawing>
      </w:r>
    </w:p>
    <w:p w14:paraId="31C4C7B0" w14:textId="77777777" w:rsidR="00425648" w:rsidRDefault="00425648" w:rsidP="00425648">
      <w:r>
        <w:t>4. Event Details</w:t>
      </w:r>
    </w:p>
    <w:p w14:paraId="652D689A" w14:textId="77777777" w:rsidR="00425648" w:rsidRDefault="00425648" w:rsidP="00425648">
      <w:r>
        <w:rPr>
          <w:noProof/>
          <w:lang w:val="en-US"/>
        </w:rPr>
        <w:lastRenderedPageBreak/>
        <w:drawing>
          <wp:inline distT="0" distB="0" distL="0" distR="0" wp14:anchorId="293F4AAB" wp14:editId="7C203FEF">
            <wp:extent cx="5733415" cy="4260949"/>
            <wp:effectExtent l="0" t="0" r="63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4260949"/>
                    </a:xfrm>
                    <a:prstGeom prst="rect">
                      <a:avLst/>
                    </a:prstGeom>
                    <a:noFill/>
                    <a:ln>
                      <a:noFill/>
                    </a:ln>
                  </pic:spPr>
                </pic:pic>
              </a:graphicData>
            </a:graphic>
          </wp:inline>
        </w:drawing>
      </w:r>
    </w:p>
    <w:p w14:paraId="1A12C898" w14:textId="77777777" w:rsidR="00425648" w:rsidRDefault="00425648" w:rsidP="00425648">
      <w:r>
        <w:t>5. Report</w:t>
      </w:r>
    </w:p>
    <w:p w14:paraId="5DA6313B" w14:textId="77777777" w:rsidR="00425648" w:rsidRDefault="00425648" w:rsidP="00425648">
      <w:r>
        <w:rPr>
          <w:noProof/>
          <w:lang w:val="en-US"/>
        </w:rPr>
        <w:drawing>
          <wp:inline distT="0" distB="0" distL="0" distR="0" wp14:anchorId="7C41AE67" wp14:editId="7ECCABE9">
            <wp:extent cx="5733415" cy="3351843"/>
            <wp:effectExtent l="0" t="0" r="63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3351843"/>
                    </a:xfrm>
                    <a:prstGeom prst="rect">
                      <a:avLst/>
                    </a:prstGeom>
                    <a:noFill/>
                    <a:ln>
                      <a:noFill/>
                    </a:ln>
                  </pic:spPr>
                </pic:pic>
              </a:graphicData>
            </a:graphic>
          </wp:inline>
        </w:drawing>
      </w:r>
    </w:p>
    <w:p w14:paraId="4BBB7F3F" w14:textId="77777777" w:rsidR="00425648" w:rsidRPr="00E11F50" w:rsidRDefault="00425648" w:rsidP="006B3B93">
      <w:pPr>
        <w:pStyle w:val="Heading4"/>
      </w:pPr>
      <w:r w:rsidRPr="00E11F50">
        <w:lastRenderedPageBreak/>
        <w:t xml:space="preserve">POC </w:t>
      </w:r>
      <w:r w:rsidR="006B3B93">
        <w:t>Wireframe</w:t>
      </w:r>
      <w:r w:rsidRPr="00E11F50">
        <w:t>:</w:t>
      </w:r>
    </w:p>
    <w:p w14:paraId="730D736B" w14:textId="77777777" w:rsidR="00425648" w:rsidRDefault="00425648" w:rsidP="00425648">
      <w:r>
        <w:t>1. Login</w:t>
      </w:r>
    </w:p>
    <w:p w14:paraId="6611C069" w14:textId="77777777" w:rsidR="00425648" w:rsidRDefault="00425648" w:rsidP="00425648">
      <w:r>
        <w:rPr>
          <w:noProof/>
          <w:lang w:val="en-US"/>
        </w:rPr>
        <w:drawing>
          <wp:inline distT="0" distB="0" distL="0" distR="0" wp14:anchorId="0CEC0BA6" wp14:editId="56879879">
            <wp:extent cx="5486400" cy="2834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520F75C1" w14:textId="77777777" w:rsidR="00425648" w:rsidRDefault="00425648" w:rsidP="00425648">
      <w:r>
        <w:t>2. Dashboard</w:t>
      </w:r>
    </w:p>
    <w:p w14:paraId="36253F63" w14:textId="77777777" w:rsidR="00425648" w:rsidRDefault="00425648" w:rsidP="00425648">
      <w:r>
        <w:rPr>
          <w:noProof/>
          <w:lang w:val="en-US"/>
        </w:rPr>
        <w:drawing>
          <wp:inline distT="0" distB="0" distL="0" distR="0" wp14:anchorId="2AF14A80" wp14:editId="05C3E399">
            <wp:extent cx="5733415" cy="2797686"/>
            <wp:effectExtent l="0" t="0" r="63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4DFD7D60" w14:textId="77777777" w:rsidR="00425648" w:rsidRDefault="00425648" w:rsidP="00425648">
      <w:r>
        <w:t>3. Events</w:t>
      </w:r>
    </w:p>
    <w:p w14:paraId="10BF9F80" w14:textId="77777777" w:rsidR="00425648" w:rsidRDefault="00425648" w:rsidP="00425648">
      <w:r>
        <w:rPr>
          <w:noProof/>
          <w:lang w:val="en-US"/>
        </w:rPr>
        <w:lastRenderedPageBreak/>
        <w:drawing>
          <wp:inline distT="0" distB="0" distL="0" distR="0" wp14:anchorId="46FF28EB" wp14:editId="45D18C06">
            <wp:extent cx="5733415" cy="3239425"/>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3239425"/>
                    </a:xfrm>
                    <a:prstGeom prst="rect">
                      <a:avLst/>
                    </a:prstGeom>
                    <a:noFill/>
                    <a:ln>
                      <a:noFill/>
                    </a:ln>
                  </pic:spPr>
                </pic:pic>
              </a:graphicData>
            </a:graphic>
          </wp:inline>
        </w:drawing>
      </w:r>
    </w:p>
    <w:p w14:paraId="225699E3" w14:textId="77777777" w:rsidR="00425648" w:rsidRDefault="00425648" w:rsidP="00425648">
      <w:r>
        <w:t>4. Event Detail</w:t>
      </w:r>
    </w:p>
    <w:p w14:paraId="6F5A6FA1" w14:textId="77777777" w:rsidR="00425648" w:rsidRDefault="00425648" w:rsidP="00425648">
      <w:r>
        <w:rPr>
          <w:noProof/>
          <w:lang w:val="en-US"/>
        </w:rPr>
        <w:drawing>
          <wp:inline distT="0" distB="0" distL="0" distR="0" wp14:anchorId="12F5950E" wp14:editId="7263E983">
            <wp:extent cx="5733415" cy="3257831"/>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3257831"/>
                    </a:xfrm>
                    <a:prstGeom prst="rect">
                      <a:avLst/>
                    </a:prstGeom>
                    <a:noFill/>
                    <a:ln>
                      <a:noFill/>
                    </a:ln>
                  </pic:spPr>
                </pic:pic>
              </a:graphicData>
            </a:graphic>
          </wp:inline>
        </w:drawing>
      </w:r>
    </w:p>
    <w:p w14:paraId="7B796F57" w14:textId="77777777" w:rsidR="00425648" w:rsidRDefault="00425648" w:rsidP="00425648">
      <w:r>
        <w:t>5. Report</w:t>
      </w:r>
    </w:p>
    <w:p w14:paraId="7CB1668C" w14:textId="77777777" w:rsidR="00425648" w:rsidRDefault="00425648" w:rsidP="00425648">
      <w:r>
        <w:rPr>
          <w:noProof/>
          <w:lang w:val="en-US"/>
        </w:rPr>
        <w:lastRenderedPageBreak/>
        <w:drawing>
          <wp:inline distT="0" distB="0" distL="0" distR="0" wp14:anchorId="7E0245F7" wp14:editId="38430CD7">
            <wp:extent cx="5733415" cy="322102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3221020"/>
                    </a:xfrm>
                    <a:prstGeom prst="rect">
                      <a:avLst/>
                    </a:prstGeom>
                    <a:noFill/>
                    <a:ln>
                      <a:noFill/>
                    </a:ln>
                  </pic:spPr>
                </pic:pic>
              </a:graphicData>
            </a:graphic>
          </wp:inline>
        </w:drawing>
      </w:r>
    </w:p>
    <w:p w14:paraId="3CB7F222" w14:textId="77777777" w:rsidR="00425648" w:rsidRDefault="00425648" w:rsidP="00425648"/>
    <w:p w14:paraId="77D0E421" w14:textId="77777777" w:rsidR="00425648" w:rsidRPr="00EA1778" w:rsidRDefault="00425648" w:rsidP="006B3B93">
      <w:pPr>
        <w:pStyle w:val="Heading4"/>
      </w:pPr>
      <w:r w:rsidRPr="00EA1778">
        <w:t xml:space="preserve">Participant </w:t>
      </w:r>
      <w:r w:rsidR="006B3B93">
        <w:t>Wireframe</w:t>
      </w:r>
      <w:r w:rsidRPr="00EA1778">
        <w:t>:</w:t>
      </w:r>
    </w:p>
    <w:p w14:paraId="23CCC7C4" w14:textId="77777777" w:rsidR="00425648" w:rsidRDefault="00425648" w:rsidP="00425648">
      <w:r>
        <w:t>1. Participated Feedback Flow</w:t>
      </w:r>
    </w:p>
    <w:p w14:paraId="021874C3" w14:textId="77777777" w:rsidR="00425648" w:rsidRDefault="00425648" w:rsidP="00425648">
      <w:r>
        <w:rPr>
          <w:noProof/>
          <w:lang w:val="en-US"/>
        </w:rPr>
        <w:drawing>
          <wp:inline distT="0" distB="0" distL="0" distR="0" wp14:anchorId="7F507489" wp14:editId="4C93A334">
            <wp:extent cx="5733415" cy="3607542"/>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3607542"/>
                    </a:xfrm>
                    <a:prstGeom prst="rect">
                      <a:avLst/>
                    </a:prstGeom>
                    <a:noFill/>
                    <a:ln>
                      <a:noFill/>
                    </a:ln>
                  </pic:spPr>
                </pic:pic>
              </a:graphicData>
            </a:graphic>
          </wp:inline>
        </w:drawing>
      </w:r>
    </w:p>
    <w:p w14:paraId="7F44060C" w14:textId="77777777" w:rsidR="00425648" w:rsidRDefault="00425648" w:rsidP="00425648"/>
    <w:p w14:paraId="6FA8F6D1" w14:textId="77777777" w:rsidR="00425648" w:rsidRDefault="00425648" w:rsidP="00425648">
      <w:r>
        <w:lastRenderedPageBreak/>
        <w:t>2. Not Participated Feedback</w:t>
      </w:r>
    </w:p>
    <w:p w14:paraId="40119574" w14:textId="77777777" w:rsidR="00425648" w:rsidRDefault="00425648" w:rsidP="00425648">
      <w:r>
        <w:rPr>
          <w:noProof/>
          <w:lang w:val="en-US"/>
        </w:rPr>
        <w:drawing>
          <wp:inline distT="0" distB="0" distL="0" distR="0" wp14:anchorId="56E8F069" wp14:editId="415BC2E9">
            <wp:extent cx="5733415" cy="2797686"/>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7D9F61C6" w14:textId="77777777" w:rsidR="00425648" w:rsidRDefault="00425648" w:rsidP="00425648">
      <w:r>
        <w:rPr>
          <w:noProof/>
          <w:lang w:val="en-US"/>
        </w:rPr>
        <w:drawing>
          <wp:inline distT="0" distB="0" distL="0" distR="0" wp14:anchorId="78514B85" wp14:editId="61CB1637">
            <wp:extent cx="5733415" cy="2797686"/>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6676D294" w14:textId="77777777" w:rsidR="00425648" w:rsidRDefault="00425648" w:rsidP="00425648">
      <w:r>
        <w:t>3. Unregistered Feedback</w:t>
      </w:r>
    </w:p>
    <w:p w14:paraId="77795619" w14:textId="77777777" w:rsidR="00425648" w:rsidRDefault="00425648" w:rsidP="00425648">
      <w:r>
        <w:rPr>
          <w:noProof/>
          <w:lang w:val="en-US"/>
        </w:rPr>
        <w:lastRenderedPageBreak/>
        <w:drawing>
          <wp:inline distT="0" distB="0" distL="0" distR="0" wp14:anchorId="47202135" wp14:editId="36A6D74E">
            <wp:extent cx="5733415" cy="282260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415" cy="2822604"/>
                    </a:xfrm>
                    <a:prstGeom prst="rect">
                      <a:avLst/>
                    </a:prstGeom>
                    <a:noFill/>
                    <a:ln>
                      <a:noFill/>
                    </a:ln>
                  </pic:spPr>
                </pic:pic>
              </a:graphicData>
            </a:graphic>
          </wp:inline>
        </w:drawing>
      </w:r>
    </w:p>
    <w:p w14:paraId="04E8F13A" w14:textId="77777777" w:rsidR="00425648" w:rsidRDefault="00425648" w:rsidP="00425648">
      <w:r>
        <w:rPr>
          <w:noProof/>
          <w:lang w:val="en-US"/>
        </w:rPr>
        <w:drawing>
          <wp:inline distT="0" distB="0" distL="0" distR="0" wp14:anchorId="399E9823" wp14:editId="143F5786">
            <wp:extent cx="5733415" cy="2797686"/>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777AE029" w14:textId="77777777" w:rsidR="00425648" w:rsidRDefault="00425648" w:rsidP="00425648">
      <w:r>
        <w:t>4. Info Screen After submitting feedback</w:t>
      </w:r>
    </w:p>
    <w:p w14:paraId="3FF67789" w14:textId="77777777" w:rsidR="00425648" w:rsidRDefault="00425648" w:rsidP="00425648">
      <w:r>
        <w:rPr>
          <w:noProof/>
          <w:lang w:val="en-US"/>
        </w:rPr>
        <w:lastRenderedPageBreak/>
        <w:drawing>
          <wp:inline distT="0" distB="0" distL="0" distR="0" wp14:anchorId="5D0D7D3B" wp14:editId="698A1A32">
            <wp:extent cx="5733415" cy="2797686"/>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6D54994F" w14:textId="00DDB8E8" w:rsidR="001941D6" w:rsidRDefault="00A81743" w:rsidP="001941D6">
      <w:pPr>
        <w:pStyle w:val="Heading1"/>
        <w:rPr>
          <w:rFonts w:eastAsia="Calibri"/>
        </w:rPr>
      </w:pPr>
      <w:bookmarkStart w:id="24" w:name="_Development_Environment_–"/>
      <w:bookmarkStart w:id="25" w:name="_Toc28342617"/>
      <w:bookmarkEnd w:id="24"/>
      <w:r>
        <w:t>Development Environment</w:t>
      </w:r>
      <w:r>
        <w:rPr>
          <w:rFonts w:eastAsia="Calibri"/>
        </w:rPr>
        <w:t xml:space="preserve"> </w:t>
      </w:r>
      <w:r w:rsidR="00AE7C28">
        <w:rPr>
          <w:rFonts w:eastAsia="Calibri"/>
        </w:rPr>
        <w:t xml:space="preserve">– </w:t>
      </w:r>
      <w:bookmarkEnd w:id="25"/>
      <w:r w:rsidR="009C5AC0">
        <w:rPr>
          <w:rFonts w:eastAsia="Calibri"/>
        </w:rPr>
        <w:t>Java Stack</w:t>
      </w:r>
    </w:p>
    <w:p w14:paraId="5AC0A1F3" w14:textId="77777777" w:rsidR="007625AA" w:rsidRDefault="00A339F5" w:rsidP="009A313B">
      <w:pPr>
        <w:pStyle w:val="Heading2"/>
      </w:pPr>
      <w:bookmarkStart w:id="26" w:name="_Java_Technical_Specification"/>
      <w:bookmarkStart w:id="27" w:name="_Toc28342618"/>
      <w:bookmarkStart w:id="28" w:name="_Toc15390396"/>
      <w:bookmarkStart w:id="29" w:name="_Toc523949616"/>
      <w:bookmarkEnd w:id="26"/>
      <w:r>
        <w:t>J</w:t>
      </w:r>
      <w:r w:rsidR="00B85155">
        <w:t xml:space="preserve">ava </w:t>
      </w:r>
      <w:r w:rsidR="00A81743">
        <w:t>Stack</w:t>
      </w:r>
      <w:bookmarkEnd w:id="27"/>
      <w:r w:rsidR="00A81743">
        <w:t xml:space="preserve"> </w:t>
      </w:r>
      <w:bookmarkEnd w:id="28"/>
    </w:p>
    <w:p w14:paraId="2B11BB6C" w14:textId="77777777" w:rsidR="00301E17" w:rsidRDefault="00301E17" w:rsidP="009A313B">
      <w:pPr>
        <w:pStyle w:val="Heading3"/>
      </w:pPr>
      <w:bookmarkStart w:id="30" w:name="_Toc28342619"/>
      <w:bookmarkStart w:id="31" w:name="_Toc15390397"/>
      <w:bookmarkEnd w:id="29"/>
      <w:r>
        <w:t>Development Checklist</w:t>
      </w:r>
      <w:bookmarkEnd w:id="30"/>
    </w:p>
    <w:p w14:paraId="624FF766" w14:textId="77777777" w:rsidR="00E4710F" w:rsidRDefault="00E4710F" w:rsidP="00252634">
      <w:pPr>
        <w:jc w:val="both"/>
      </w:pPr>
      <w:r>
        <w:t xml:space="preserve">Please ensure that you follow the below attached checklist while developing the case study. </w:t>
      </w:r>
      <w:r w:rsidR="002049C2">
        <w:t xml:space="preserve">These guidelines </w:t>
      </w:r>
      <w:r w:rsidR="00252634">
        <w:t xml:space="preserve">will be </w:t>
      </w:r>
      <w:r w:rsidR="002049C2">
        <w:t>used to</w:t>
      </w:r>
      <w:r w:rsidR="00252634">
        <w:t xml:space="preserve"> assess your</w:t>
      </w:r>
      <w:r w:rsidR="002049C2">
        <w:t xml:space="preserve"> final </w:t>
      </w:r>
      <w:r w:rsidR="00BD2355">
        <w:t>SBA</w:t>
      </w:r>
      <w:r w:rsidR="002049C2">
        <w:t xml:space="preserve"> </w:t>
      </w:r>
      <w:r w:rsidR="00252634">
        <w:t>as well</w:t>
      </w:r>
      <w:r w:rsidR="002049C2">
        <w:t xml:space="preserve">. </w:t>
      </w:r>
    </w:p>
    <w:p w14:paraId="30D2E3BD" w14:textId="4CCBF376" w:rsidR="001E7CB1" w:rsidRPr="00301E17" w:rsidRDefault="001E7CB1" w:rsidP="00E4710F">
      <w:r>
        <w:tab/>
      </w:r>
      <w:r>
        <w:tab/>
      </w:r>
      <w:r>
        <w:tab/>
      </w:r>
      <w:del w:id="32" w:author="Ponnuswamy, Suresh (Cognizant)" w:date="2020-01-06T16:49:00Z">
        <w:r w:rsidR="000B52CB" w:rsidDel="00A22439">
          <w:object w:dxaOrig="1541" w:dyaOrig="1000" w14:anchorId="5D73CE18">
            <v:shape id="_x0000_i1029" type="#_x0000_t75" style="width:77pt;height:50.1pt" o:ole="">
              <v:imagedata r:id="rId60" o:title=""/>
            </v:shape>
            <o:OLEObject Type="Embed" ProgID="Excel.Sheet.12" ShapeID="_x0000_i1029" DrawAspect="Icon" ObjectID="_1639835012" r:id="rId61"/>
          </w:object>
        </w:r>
      </w:del>
      <w:del w:id="33" w:author="Ponnuswamy, Suresh (Cognizant)" w:date="2020-01-06T16:56:00Z">
        <w:r w:rsidR="00A22439" w:rsidDel="00FF40E5">
          <w:fldChar w:fldCharType="begin"/>
        </w:r>
        <w:r w:rsidR="00A22439" w:rsidDel="00FF40E5">
          <w:fldChar w:fldCharType="separate"/>
        </w:r>
        <w:r w:rsidR="00A22439" w:rsidDel="00FF40E5">
          <w:fldChar w:fldCharType="end"/>
        </w:r>
      </w:del>
      <w:ins w:id="34" w:author="Ponnuswamy, Suresh (Cognizant)" w:date="2020-01-06T16:56:00Z">
        <w:r w:rsidR="00FF40E5">
          <w:object w:dxaOrig="1541" w:dyaOrig="1000" w14:anchorId="4747C7EA">
            <v:shape id="_x0000_i1032" type="#_x0000_t75" style="width:77pt;height:50.1pt" o:ole="">
              <v:imagedata r:id="rId62" o:title=""/>
            </v:shape>
            <o:OLEObject Type="Embed" ProgID="Excel.Sheet.12" ShapeID="_x0000_i1032" DrawAspect="Icon" ObjectID="_1639835013" r:id="rId63"/>
          </w:object>
        </w:r>
      </w:ins>
      <w:bookmarkStart w:id="35" w:name="_GoBack"/>
      <w:bookmarkEnd w:id="35"/>
    </w:p>
    <w:p w14:paraId="2577A1C7" w14:textId="77777777" w:rsidR="003304DA" w:rsidRDefault="003304DA" w:rsidP="009A313B">
      <w:pPr>
        <w:pStyle w:val="Heading3"/>
      </w:pPr>
      <w:bookmarkStart w:id="36" w:name="_Toc28342620"/>
      <w:r>
        <w:t xml:space="preserve">Micro Layers and </w:t>
      </w:r>
      <w:r w:rsidR="00F42848">
        <w:t>Development Instructions</w:t>
      </w:r>
      <w:r>
        <w:t>:</w:t>
      </w:r>
      <w:bookmarkEnd w:id="31"/>
      <w:bookmarkEnd w:id="36"/>
    </w:p>
    <w:p w14:paraId="79861A25" w14:textId="77777777" w:rsidR="003D03D1" w:rsidRPr="003D03D1" w:rsidRDefault="003D03D1" w:rsidP="00252634">
      <w:pPr>
        <w:jc w:val="both"/>
      </w:pPr>
      <w:r>
        <w:t>This section will allow you to understand the micro layers of developing the case study along with development instructions and environment.</w:t>
      </w:r>
    </w:p>
    <w:p w14:paraId="28A5E8E4" w14:textId="77777777" w:rsidR="003304DA" w:rsidRDefault="003304DA" w:rsidP="009A313B">
      <w:pPr>
        <w:pStyle w:val="Heading4"/>
      </w:pPr>
      <w:bookmarkStart w:id="37" w:name="_Toc15390398"/>
      <w:r>
        <w:t>UI</w:t>
      </w:r>
      <w:r w:rsidR="00BC4CD4">
        <w:t>/UX</w:t>
      </w:r>
      <w:r>
        <w:t xml:space="preserve"> Layer</w:t>
      </w:r>
      <w:bookmarkEnd w:id="37"/>
      <w:r>
        <w:t xml:space="preserve"> </w:t>
      </w:r>
    </w:p>
    <w:p w14:paraId="7FE43895" w14:textId="77777777" w:rsidR="00FD6645" w:rsidRDefault="00FD6645" w:rsidP="00FD6645">
      <w:pPr>
        <w:pStyle w:val="NoSpacing"/>
      </w:pPr>
      <w:bookmarkStart w:id="38" w:name="_Toc523949617"/>
    </w:p>
    <w:p w14:paraId="715BB073" w14:textId="77777777" w:rsidR="0063252A" w:rsidRPr="00FD6645" w:rsidRDefault="0063252A" w:rsidP="0063252A">
      <w:pPr>
        <w:pStyle w:val="NoSpacing"/>
        <w:rPr>
          <w:b/>
        </w:rPr>
      </w:pPr>
      <w:r w:rsidRPr="00FD6645">
        <w:rPr>
          <w:b/>
        </w:rPr>
        <w:t xml:space="preserve">Development </w:t>
      </w:r>
      <w:r>
        <w:rPr>
          <w:b/>
        </w:rPr>
        <w:t>instructions to this layer:</w:t>
      </w:r>
    </w:p>
    <w:p w14:paraId="23C2A523" w14:textId="5BE017E7" w:rsidR="00944525" w:rsidRPr="00944525" w:rsidRDefault="00944525" w:rsidP="00944525">
      <w:pPr>
        <w:pStyle w:val="NormalWeb"/>
        <w:spacing w:before="0" w:beforeAutospacing="0" w:after="0" w:afterAutospacing="0"/>
        <w:jc w:val="both"/>
        <w:rPr>
          <w:rFonts w:ascii="Calibri" w:hAnsi="Calibri"/>
          <w:color w:val="000000"/>
        </w:rPr>
      </w:pPr>
      <w:r w:rsidRPr="00944525">
        <w:rPr>
          <w:rFonts w:ascii="Calibri" w:hAnsi="Calibri"/>
          <w:color w:val="000000"/>
        </w:rPr>
        <w:t>1.       Front End need to be</w:t>
      </w:r>
      <w:r>
        <w:rPr>
          <w:rFonts w:ascii="Calibri" w:hAnsi="Calibri"/>
          <w:color w:val="000000"/>
        </w:rPr>
        <w:t xml:space="preserve"> </w:t>
      </w:r>
      <w:r w:rsidRPr="00944525">
        <w:rPr>
          <w:rFonts w:ascii="Calibri" w:hAnsi="Calibri"/>
          <w:color w:val="000000"/>
        </w:rPr>
        <w:t>divided into multiple components to accommodate the pages. (Components has to be divided into Container components and child components)</w:t>
      </w:r>
    </w:p>
    <w:p w14:paraId="7D45EA3B" w14:textId="77777777" w:rsidR="00944525" w:rsidRPr="00944525" w:rsidRDefault="00944525" w:rsidP="00944525">
      <w:pPr>
        <w:spacing w:after="0" w:line="240" w:lineRule="auto"/>
        <w:jc w:val="both"/>
        <w:rPr>
          <w:rFonts w:ascii="Calibri" w:eastAsia="Times New Roman" w:hAnsi="Calibri" w:cs="Times New Roman"/>
          <w:color w:val="000000"/>
          <w:sz w:val="24"/>
          <w:szCs w:val="24"/>
          <w:lang w:val="en-US"/>
        </w:rPr>
      </w:pPr>
      <w:r w:rsidRPr="00944525">
        <w:rPr>
          <w:rFonts w:ascii="Calibri" w:eastAsia="Times New Roman" w:hAnsi="Calibri" w:cs="Times New Roman"/>
          <w:color w:val="000000"/>
          <w:sz w:val="24"/>
          <w:szCs w:val="24"/>
          <w:lang w:val="en-US"/>
        </w:rPr>
        <w:t>2.       For Authentication, store JWT token in Local or Session Storage. REST APIs are invoked from the corresponding Services,</w:t>
      </w:r>
    </w:p>
    <w:p w14:paraId="7E37D450" w14:textId="77777777" w:rsidR="00944525" w:rsidRPr="00944525" w:rsidRDefault="00944525" w:rsidP="00944525">
      <w:pPr>
        <w:spacing w:after="0" w:line="240" w:lineRule="auto"/>
        <w:jc w:val="both"/>
        <w:rPr>
          <w:rFonts w:ascii="Calibri" w:eastAsia="Times New Roman" w:hAnsi="Calibri" w:cs="Times New Roman"/>
          <w:color w:val="000000"/>
          <w:sz w:val="24"/>
          <w:szCs w:val="24"/>
          <w:lang w:val="en-US"/>
        </w:rPr>
      </w:pPr>
      <w:r w:rsidRPr="00944525">
        <w:rPr>
          <w:rFonts w:ascii="Calibri" w:eastAsia="Times New Roman" w:hAnsi="Calibri" w:cs="Times New Roman"/>
          <w:color w:val="000000"/>
          <w:sz w:val="24"/>
          <w:szCs w:val="24"/>
          <w:lang w:val="en-US"/>
        </w:rPr>
        <w:t>3.       As known JWT token is generated on the Server side and received by Client on successful authentication. </w:t>
      </w:r>
    </w:p>
    <w:p w14:paraId="3ED8FD12" w14:textId="77777777" w:rsidR="00944525" w:rsidRPr="00944525" w:rsidRDefault="00944525" w:rsidP="00944525">
      <w:pPr>
        <w:spacing w:after="0" w:line="240" w:lineRule="auto"/>
        <w:jc w:val="both"/>
        <w:rPr>
          <w:rFonts w:ascii="Calibri" w:eastAsia="Times New Roman" w:hAnsi="Calibri" w:cs="Times New Roman"/>
          <w:color w:val="000000"/>
          <w:sz w:val="24"/>
          <w:szCs w:val="24"/>
          <w:lang w:val="en-US"/>
        </w:rPr>
      </w:pPr>
      <w:r w:rsidRPr="00944525">
        <w:rPr>
          <w:rFonts w:ascii="Calibri" w:eastAsia="Times New Roman" w:hAnsi="Calibri" w:cs="Times New Roman"/>
          <w:color w:val="000000"/>
          <w:sz w:val="24"/>
          <w:szCs w:val="24"/>
          <w:lang w:val="en-US"/>
        </w:rPr>
        <w:t>4.       Use React-Redux to maintain state for each major components</w:t>
      </w:r>
    </w:p>
    <w:p w14:paraId="257166B2" w14:textId="77777777" w:rsidR="00944525" w:rsidRPr="00944525" w:rsidRDefault="00944525" w:rsidP="00944525">
      <w:pPr>
        <w:spacing w:after="0" w:line="240" w:lineRule="auto"/>
        <w:jc w:val="both"/>
        <w:rPr>
          <w:rFonts w:ascii="Calibri" w:eastAsia="Times New Roman" w:hAnsi="Calibri" w:cs="Times New Roman"/>
          <w:color w:val="000000"/>
          <w:sz w:val="24"/>
          <w:szCs w:val="24"/>
          <w:lang w:val="en-US"/>
        </w:rPr>
      </w:pPr>
      <w:r w:rsidRPr="00944525">
        <w:rPr>
          <w:rFonts w:ascii="Calibri" w:eastAsia="Times New Roman" w:hAnsi="Calibri" w:cs="Times New Roman"/>
          <w:color w:val="000000"/>
          <w:sz w:val="24"/>
          <w:szCs w:val="24"/>
          <w:lang w:val="en-US"/>
        </w:rPr>
        <w:t>5.       In UX, you will use react, Javascript and Jquery where required.</w:t>
      </w:r>
    </w:p>
    <w:p w14:paraId="0A7D7543" w14:textId="77777777" w:rsidR="00944525" w:rsidRPr="00944525" w:rsidRDefault="00944525" w:rsidP="00944525">
      <w:pPr>
        <w:spacing w:after="0" w:line="240" w:lineRule="auto"/>
        <w:jc w:val="both"/>
        <w:rPr>
          <w:rFonts w:ascii="Calibri" w:eastAsia="Times New Roman" w:hAnsi="Calibri" w:cs="Times New Roman"/>
          <w:color w:val="000000"/>
          <w:sz w:val="24"/>
          <w:szCs w:val="24"/>
          <w:lang w:val="en-US"/>
        </w:rPr>
      </w:pPr>
      <w:r w:rsidRPr="00944525">
        <w:rPr>
          <w:rFonts w:ascii="Calibri" w:eastAsia="Times New Roman" w:hAnsi="Calibri" w:cs="Times New Roman"/>
          <w:color w:val="000000"/>
          <w:sz w:val="24"/>
          <w:szCs w:val="24"/>
          <w:lang w:val="en-US"/>
        </w:rPr>
        <w:lastRenderedPageBreak/>
        <w:t>6.       UX includes development of</w:t>
      </w:r>
    </w:p>
    <w:p w14:paraId="0A084078" w14:textId="77777777" w:rsidR="00944525" w:rsidRPr="00944525" w:rsidRDefault="00944525" w:rsidP="00944525">
      <w:pPr>
        <w:spacing w:after="0" w:line="240" w:lineRule="auto"/>
        <w:jc w:val="both"/>
        <w:rPr>
          <w:rFonts w:ascii="Calibri" w:eastAsia="Times New Roman" w:hAnsi="Calibri" w:cs="Times New Roman"/>
          <w:color w:val="000000"/>
          <w:sz w:val="24"/>
          <w:szCs w:val="24"/>
          <w:lang w:val="en-US"/>
        </w:rPr>
      </w:pPr>
      <w:r w:rsidRPr="00944525">
        <w:rPr>
          <w:rFonts w:ascii="Calibri" w:eastAsia="Times New Roman" w:hAnsi="Calibri" w:cs="Times New Roman"/>
          <w:color w:val="000000"/>
          <w:sz w:val="24"/>
          <w:szCs w:val="24"/>
          <w:lang w:val="en-US"/>
        </w:rPr>
        <w:t>a)       Stateless components (Which does not have any state and just the render the elements in DOM)</w:t>
      </w:r>
    </w:p>
    <w:p w14:paraId="799DE6C0" w14:textId="77777777" w:rsidR="00944525" w:rsidRPr="00944525" w:rsidRDefault="00944525" w:rsidP="00944525">
      <w:pPr>
        <w:spacing w:after="0" w:line="240" w:lineRule="auto"/>
        <w:jc w:val="both"/>
        <w:rPr>
          <w:rFonts w:ascii="Calibri" w:eastAsia="Times New Roman" w:hAnsi="Calibri" w:cs="Times New Roman"/>
          <w:color w:val="000000"/>
          <w:sz w:val="24"/>
          <w:szCs w:val="24"/>
          <w:lang w:val="en-US"/>
        </w:rPr>
      </w:pPr>
      <w:r w:rsidRPr="00944525">
        <w:rPr>
          <w:rFonts w:ascii="Calibri" w:eastAsia="Times New Roman" w:hAnsi="Calibri" w:cs="Times New Roman"/>
          <w:color w:val="000000"/>
          <w:sz w:val="24"/>
          <w:szCs w:val="24"/>
          <w:lang w:val="en-US"/>
        </w:rPr>
        <w:t>b)      Container components with redux &amp; react-redux (where the state is maintained)</w:t>
      </w:r>
    </w:p>
    <w:p w14:paraId="39AA4591" w14:textId="77777777" w:rsidR="00944525" w:rsidRPr="00944525" w:rsidRDefault="00944525" w:rsidP="00944525">
      <w:pPr>
        <w:spacing w:after="0" w:line="240" w:lineRule="auto"/>
        <w:jc w:val="both"/>
        <w:rPr>
          <w:rFonts w:ascii="Calibri" w:eastAsia="Times New Roman" w:hAnsi="Calibri" w:cs="Times New Roman"/>
          <w:color w:val="000000"/>
          <w:sz w:val="24"/>
          <w:szCs w:val="24"/>
          <w:lang w:val="en-US"/>
        </w:rPr>
      </w:pPr>
      <w:r w:rsidRPr="00944525">
        <w:rPr>
          <w:rFonts w:ascii="Calibri" w:eastAsia="Times New Roman" w:hAnsi="Calibri" w:cs="Times New Roman"/>
          <w:color w:val="000000"/>
          <w:sz w:val="24"/>
          <w:szCs w:val="24"/>
          <w:lang w:val="en-US"/>
        </w:rPr>
        <w:t>c)       Child components (Where the props are passed from container components)</w:t>
      </w:r>
    </w:p>
    <w:p w14:paraId="543BA238" w14:textId="77777777" w:rsidR="00944525" w:rsidRPr="00944525" w:rsidRDefault="00944525" w:rsidP="00944525">
      <w:pPr>
        <w:spacing w:after="0" w:line="240" w:lineRule="auto"/>
        <w:jc w:val="both"/>
        <w:rPr>
          <w:rFonts w:ascii="Calibri" w:eastAsia="Times New Roman" w:hAnsi="Calibri" w:cs="Times New Roman"/>
          <w:color w:val="000000"/>
          <w:sz w:val="24"/>
          <w:szCs w:val="24"/>
          <w:lang w:val="en-US"/>
        </w:rPr>
      </w:pPr>
      <w:r w:rsidRPr="00944525">
        <w:rPr>
          <w:rFonts w:ascii="Calibri" w:eastAsia="Times New Roman" w:hAnsi="Calibri" w:cs="Times New Roman"/>
          <w:color w:val="000000"/>
          <w:sz w:val="24"/>
          <w:szCs w:val="24"/>
          <w:lang w:val="en-US"/>
        </w:rPr>
        <w:t>7.       Use react-router-dom feature to display Navigation links on Web Pages. When User clicks a Navigation link, the corresponding component should be displayed.</w:t>
      </w:r>
    </w:p>
    <w:p w14:paraId="0ECB1052" w14:textId="77777777" w:rsidR="00944525" w:rsidRPr="00944525" w:rsidRDefault="00944525" w:rsidP="00944525">
      <w:pPr>
        <w:spacing w:after="0" w:line="240" w:lineRule="auto"/>
        <w:jc w:val="both"/>
        <w:rPr>
          <w:rFonts w:ascii="Calibri" w:eastAsia="Times New Roman" w:hAnsi="Calibri" w:cs="Times New Roman"/>
          <w:color w:val="000000"/>
          <w:sz w:val="24"/>
          <w:szCs w:val="24"/>
          <w:lang w:val="en-US"/>
        </w:rPr>
      </w:pPr>
      <w:r w:rsidRPr="00C9638E">
        <w:rPr>
          <w:rFonts w:ascii="Calibri" w:eastAsia="Times New Roman" w:hAnsi="Calibri" w:cs="Times New Roman"/>
          <w:bCs/>
          <w:color w:val="000000"/>
          <w:sz w:val="24"/>
          <w:szCs w:val="24"/>
          <w:lang w:val="en-US"/>
        </w:rPr>
        <w:t>8.</w:t>
      </w:r>
      <w:r w:rsidRPr="00944525">
        <w:rPr>
          <w:rFonts w:ascii="Calibri" w:eastAsia="Times New Roman" w:hAnsi="Calibri" w:cs="Times New Roman"/>
          <w:color w:val="000000"/>
          <w:sz w:val="24"/>
          <w:szCs w:val="24"/>
          <w:lang w:val="en-US"/>
        </w:rPr>
        <w:t>       Use redux &amp; react-redux effectively to handle data mutations and state management</w:t>
      </w:r>
    </w:p>
    <w:p w14:paraId="1F3DC254" w14:textId="77777777" w:rsidR="00944525" w:rsidRPr="00944525" w:rsidRDefault="00944525" w:rsidP="00944525">
      <w:pPr>
        <w:spacing w:after="0" w:line="240" w:lineRule="auto"/>
        <w:jc w:val="both"/>
        <w:rPr>
          <w:rFonts w:ascii="Calibri" w:eastAsia="Times New Roman" w:hAnsi="Calibri" w:cs="Times New Roman"/>
          <w:color w:val="000000"/>
          <w:sz w:val="24"/>
          <w:szCs w:val="24"/>
          <w:lang w:val="en-US"/>
        </w:rPr>
      </w:pPr>
      <w:r w:rsidRPr="00C9638E">
        <w:rPr>
          <w:rFonts w:ascii="Calibri" w:eastAsia="Times New Roman" w:hAnsi="Calibri" w:cs="Times New Roman"/>
          <w:bCs/>
          <w:color w:val="000000"/>
          <w:sz w:val="24"/>
          <w:szCs w:val="24"/>
          <w:lang w:val="en-US"/>
        </w:rPr>
        <w:t>9.</w:t>
      </w:r>
      <w:r w:rsidRPr="00944525">
        <w:rPr>
          <w:rFonts w:ascii="Calibri" w:eastAsia="Times New Roman" w:hAnsi="Calibri" w:cs="Times New Roman"/>
          <w:color w:val="000000"/>
          <w:sz w:val="24"/>
          <w:szCs w:val="24"/>
          <w:lang w:val="en-US"/>
        </w:rPr>
        <w:t>       Maintain store for major container components (use Redux store/reducers/effects – Fetch the response data from API and update the store)</w:t>
      </w:r>
    </w:p>
    <w:p w14:paraId="1F54CE42" w14:textId="77777777" w:rsidR="00944525" w:rsidRPr="00944525" w:rsidRDefault="00944525" w:rsidP="00944525">
      <w:pPr>
        <w:spacing w:after="0" w:line="240" w:lineRule="auto"/>
        <w:jc w:val="both"/>
        <w:rPr>
          <w:rFonts w:ascii="Calibri" w:eastAsia="Times New Roman" w:hAnsi="Calibri" w:cs="Times New Roman"/>
          <w:color w:val="000000"/>
          <w:sz w:val="24"/>
          <w:szCs w:val="24"/>
          <w:lang w:val="en-US"/>
        </w:rPr>
      </w:pPr>
      <w:r w:rsidRPr="00C9638E">
        <w:rPr>
          <w:rFonts w:ascii="Calibri" w:eastAsia="Times New Roman" w:hAnsi="Calibri" w:cs="Times New Roman"/>
          <w:bCs/>
          <w:color w:val="000000"/>
          <w:sz w:val="24"/>
          <w:szCs w:val="24"/>
          <w:lang w:val="en-US"/>
        </w:rPr>
        <w:t>10.</w:t>
      </w:r>
      <w:r w:rsidRPr="00944525">
        <w:rPr>
          <w:rFonts w:ascii="Calibri" w:eastAsia="Times New Roman" w:hAnsi="Calibri" w:cs="Times New Roman"/>
          <w:color w:val="000000"/>
          <w:sz w:val="24"/>
          <w:szCs w:val="24"/>
          <w:lang w:val="en-US"/>
        </w:rPr>
        <w:t>   Data from store needs to subscribed in container components and has to be shared with child components.</w:t>
      </w:r>
      <w:r w:rsidRPr="00944525">
        <w:rPr>
          <w:rFonts w:ascii="Calibri" w:eastAsia="Times New Roman" w:hAnsi="Calibri" w:cs="Times New Roman"/>
          <w:b/>
          <w:bCs/>
          <w:color w:val="000000"/>
          <w:sz w:val="24"/>
          <w:szCs w:val="24"/>
          <w:lang w:val="en-US"/>
        </w:rPr>
        <w:t> ​</w:t>
      </w:r>
    </w:p>
    <w:p w14:paraId="2876A2CA" w14:textId="77777777" w:rsidR="00070CE4" w:rsidRDefault="00070CE4" w:rsidP="00C9638E">
      <w:pPr>
        <w:pStyle w:val="ListParagraph"/>
        <w:jc w:val="both"/>
      </w:pPr>
      <w:bookmarkStart w:id="39" w:name="_Toc523949618"/>
      <w:bookmarkEnd w:id="38"/>
    </w:p>
    <w:tbl>
      <w:tblPr>
        <w:tblW w:w="3964" w:type="dxa"/>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tblGrid>
      <w:tr w:rsidR="005F347A" w14:paraId="18413B15" w14:textId="77777777" w:rsidTr="00C9638E">
        <w:trPr>
          <w:trHeight w:val="280"/>
        </w:trPr>
        <w:tc>
          <w:tcPr>
            <w:tcW w:w="3964" w:type="dxa"/>
            <w:shd w:val="clear" w:color="auto" w:fill="auto"/>
            <w:vAlign w:val="bottom"/>
          </w:tcPr>
          <w:p w14:paraId="6A4FF39A" w14:textId="77777777" w:rsidR="005F347A" w:rsidRDefault="005F347A" w:rsidP="00A73259">
            <w:pPr>
              <w:spacing w:after="0" w:line="240" w:lineRule="auto"/>
              <w:jc w:val="both"/>
              <w:rPr>
                <w:b/>
              </w:rPr>
            </w:pPr>
            <w:r>
              <w:rPr>
                <w:b/>
              </w:rPr>
              <w:t>Framework(s)/SDK/Libraries</w:t>
            </w:r>
          </w:p>
        </w:tc>
      </w:tr>
      <w:tr w:rsidR="005F347A" w14:paraId="03112283" w14:textId="77777777" w:rsidTr="00C9638E">
        <w:trPr>
          <w:trHeight w:val="280"/>
        </w:trPr>
        <w:tc>
          <w:tcPr>
            <w:tcW w:w="3964" w:type="dxa"/>
            <w:shd w:val="clear" w:color="auto" w:fill="auto"/>
            <w:vAlign w:val="bottom"/>
          </w:tcPr>
          <w:p w14:paraId="198449D5" w14:textId="77777777" w:rsidR="005F347A" w:rsidRDefault="005F347A" w:rsidP="00A73259">
            <w:pPr>
              <w:spacing w:after="0" w:line="240" w:lineRule="auto"/>
              <w:jc w:val="both"/>
            </w:pPr>
            <w:r w:rsidRPr="00070CE4">
              <w:t>HTML5 and CSS3</w:t>
            </w:r>
          </w:p>
        </w:tc>
      </w:tr>
      <w:tr w:rsidR="005F347A" w14:paraId="2C33F0CC" w14:textId="77777777" w:rsidTr="00C9638E">
        <w:trPr>
          <w:trHeight w:val="280"/>
        </w:trPr>
        <w:tc>
          <w:tcPr>
            <w:tcW w:w="3964" w:type="dxa"/>
            <w:shd w:val="clear" w:color="auto" w:fill="auto"/>
            <w:vAlign w:val="bottom"/>
          </w:tcPr>
          <w:p w14:paraId="43659C8F" w14:textId="77777777" w:rsidR="005F347A" w:rsidRPr="00070CE4" w:rsidRDefault="005F347A" w:rsidP="00A73259">
            <w:pPr>
              <w:spacing w:after="0" w:line="240" w:lineRule="auto"/>
              <w:jc w:val="both"/>
            </w:pPr>
            <w:r w:rsidRPr="00070CE4">
              <w:t>Bootstrap</w:t>
            </w:r>
          </w:p>
        </w:tc>
      </w:tr>
      <w:tr w:rsidR="005F347A" w14:paraId="03C30526" w14:textId="77777777" w:rsidTr="00C9638E">
        <w:trPr>
          <w:trHeight w:val="280"/>
        </w:trPr>
        <w:tc>
          <w:tcPr>
            <w:tcW w:w="3964" w:type="dxa"/>
            <w:shd w:val="clear" w:color="auto" w:fill="auto"/>
            <w:vAlign w:val="bottom"/>
          </w:tcPr>
          <w:p w14:paraId="5FA97A3B" w14:textId="71A869A1" w:rsidR="005F347A" w:rsidRPr="00070CE4" w:rsidRDefault="005F347A" w:rsidP="00A73259">
            <w:pPr>
              <w:spacing w:after="0" w:line="240" w:lineRule="auto"/>
              <w:jc w:val="both"/>
            </w:pPr>
            <w:r>
              <w:t>React JS</w:t>
            </w:r>
          </w:p>
        </w:tc>
      </w:tr>
      <w:tr w:rsidR="005F347A" w14:paraId="5777241A" w14:textId="77777777" w:rsidTr="00C9638E">
        <w:trPr>
          <w:trHeight w:val="280"/>
        </w:trPr>
        <w:tc>
          <w:tcPr>
            <w:tcW w:w="3964" w:type="dxa"/>
            <w:shd w:val="clear" w:color="auto" w:fill="auto"/>
            <w:vAlign w:val="bottom"/>
          </w:tcPr>
          <w:p w14:paraId="6BA942DE" w14:textId="77777777" w:rsidR="005F347A" w:rsidRPr="00070CE4" w:rsidRDefault="005F347A" w:rsidP="00A73259">
            <w:pPr>
              <w:spacing w:after="0" w:line="240" w:lineRule="auto"/>
              <w:jc w:val="both"/>
            </w:pPr>
            <w:r w:rsidRPr="00070CE4">
              <w:t>Jquery/Javascript</w:t>
            </w:r>
          </w:p>
        </w:tc>
      </w:tr>
      <w:tr w:rsidR="005F347A" w14:paraId="6A55ECCF" w14:textId="77777777" w:rsidTr="00C9638E">
        <w:trPr>
          <w:trHeight w:val="280"/>
        </w:trPr>
        <w:tc>
          <w:tcPr>
            <w:tcW w:w="3964" w:type="dxa"/>
            <w:shd w:val="clear" w:color="auto" w:fill="auto"/>
            <w:vAlign w:val="bottom"/>
          </w:tcPr>
          <w:p w14:paraId="10B0D131" w14:textId="77777777" w:rsidR="005F347A" w:rsidRDefault="005F347A" w:rsidP="00A73259">
            <w:pPr>
              <w:spacing w:after="0" w:line="240" w:lineRule="auto"/>
              <w:jc w:val="both"/>
            </w:pPr>
            <w:r>
              <w:t>GIT/Gitlab</w:t>
            </w:r>
          </w:p>
        </w:tc>
      </w:tr>
      <w:tr w:rsidR="005F347A" w14:paraId="03849E5A" w14:textId="77777777" w:rsidTr="00C9638E">
        <w:trPr>
          <w:trHeight w:val="280"/>
        </w:trPr>
        <w:tc>
          <w:tcPr>
            <w:tcW w:w="3964" w:type="dxa"/>
            <w:shd w:val="clear" w:color="auto" w:fill="auto"/>
            <w:vAlign w:val="bottom"/>
          </w:tcPr>
          <w:p w14:paraId="7D6AC140" w14:textId="77777777" w:rsidR="005F347A" w:rsidRDefault="005F347A" w:rsidP="00A73259">
            <w:pPr>
              <w:spacing w:after="0" w:line="240" w:lineRule="auto"/>
              <w:jc w:val="both"/>
            </w:pPr>
            <w:r>
              <w:t>Jenkins</w:t>
            </w:r>
          </w:p>
        </w:tc>
      </w:tr>
      <w:tr w:rsidR="005F347A" w14:paraId="65A7DA34" w14:textId="77777777" w:rsidTr="00C9638E">
        <w:trPr>
          <w:trHeight w:val="280"/>
        </w:trPr>
        <w:tc>
          <w:tcPr>
            <w:tcW w:w="3964" w:type="dxa"/>
            <w:shd w:val="clear" w:color="auto" w:fill="auto"/>
            <w:vAlign w:val="bottom"/>
          </w:tcPr>
          <w:p w14:paraId="11BB9DF7" w14:textId="77777777" w:rsidR="005F347A" w:rsidRDefault="005F347A" w:rsidP="00A73259">
            <w:pPr>
              <w:spacing w:after="0" w:line="240" w:lineRule="auto"/>
              <w:jc w:val="both"/>
            </w:pPr>
            <w:r>
              <w:t>Docker</w:t>
            </w:r>
          </w:p>
        </w:tc>
      </w:tr>
    </w:tbl>
    <w:p w14:paraId="736AF60C" w14:textId="77777777" w:rsidR="00070CE4" w:rsidRDefault="00070CE4" w:rsidP="00070CE4">
      <w:pPr>
        <w:spacing w:after="0" w:line="240" w:lineRule="auto"/>
        <w:jc w:val="both"/>
      </w:pPr>
    </w:p>
    <w:p w14:paraId="696E1F8C" w14:textId="77777777" w:rsidR="00C86516" w:rsidRDefault="00070CE4" w:rsidP="009A313B">
      <w:pPr>
        <w:pStyle w:val="Heading4"/>
      </w:pPr>
      <w:bookmarkStart w:id="40" w:name="_Toc15390400"/>
      <w:bookmarkEnd w:id="39"/>
      <w:r>
        <w:t>Middleware</w:t>
      </w:r>
      <w:r w:rsidR="00282196">
        <w:t xml:space="preserve"> Layer</w:t>
      </w:r>
      <w:bookmarkEnd w:id="40"/>
    </w:p>
    <w:p w14:paraId="40BD1AFF" w14:textId="77777777" w:rsidR="001B647C" w:rsidRDefault="001B647C" w:rsidP="00A339F5">
      <w:pPr>
        <w:pStyle w:val="NoSpacing"/>
        <w:rPr>
          <w:b/>
        </w:rPr>
      </w:pPr>
    </w:p>
    <w:p w14:paraId="31C17A03" w14:textId="77777777" w:rsidR="00282196" w:rsidRDefault="003F4052" w:rsidP="00A339F5">
      <w:pPr>
        <w:pStyle w:val="NoSpacing"/>
      </w:pPr>
      <w:r w:rsidRPr="00FD6645">
        <w:rPr>
          <w:b/>
        </w:rPr>
        <w:t xml:space="preserve">Development </w:t>
      </w:r>
      <w:r>
        <w:rPr>
          <w:b/>
        </w:rPr>
        <w:t>instructions to this layer:</w:t>
      </w:r>
    </w:p>
    <w:p w14:paraId="6672829B" w14:textId="21E2D50D" w:rsidR="003F4052" w:rsidRPr="00C9638E" w:rsidRDefault="008F08C9" w:rsidP="00E0189F">
      <w:pPr>
        <w:pStyle w:val="ListParagraph"/>
        <w:widowControl w:val="0"/>
        <w:numPr>
          <w:ilvl w:val="0"/>
          <w:numId w:val="9"/>
        </w:numPr>
        <w:spacing w:after="0" w:line="240" w:lineRule="auto"/>
        <w:ind w:right="115"/>
        <w:jc w:val="both"/>
        <w:rPr>
          <w:rFonts w:eastAsiaTheme="minorEastAsia"/>
        </w:rPr>
      </w:pPr>
      <w:r w:rsidRPr="003F4052">
        <w:t xml:space="preserve">In this micro layer, you will develop Spring </w:t>
      </w:r>
      <w:r w:rsidR="00A57203">
        <w:t>WebFlux (Reactive Programming)</w:t>
      </w:r>
      <w:r w:rsidR="00A57203" w:rsidRPr="003F4052">
        <w:t xml:space="preserve"> </w:t>
      </w:r>
      <w:r w:rsidRPr="003F4052">
        <w:t xml:space="preserve">web application using Java 8 and Spring </w:t>
      </w:r>
      <w:r w:rsidR="00A57203">
        <w:t>5</w:t>
      </w:r>
      <w:r w:rsidRPr="003F4052">
        <w:t xml:space="preserve">. </w:t>
      </w:r>
    </w:p>
    <w:p w14:paraId="2E2163C9" w14:textId="77777777" w:rsidR="00DA2968" w:rsidRPr="008F08C9" w:rsidRDefault="00DA2968" w:rsidP="00DA2968">
      <w:pPr>
        <w:pStyle w:val="ListParagraph"/>
        <w:widowControl w:val="0"/>
        <w:numPr>
          <w:ilvl w:val="0"/>
          <w:numId w:val="9"/>
        </w:numPr>
        <w:spacing w:after="0" w:line="240" w:lineRule="auto"/>
        <w:ind w:right="115"/>
        <w:jc w:val="both"/>
        <w:rPr>
          <w:rFonts w:eastAsiaTheme="minorEastAsia"/>
        </w:rPr>
      </w:pPr>
      <w:r>
        <w:t>Analyse the requirement and create Microservices for each functionality.</w:t>
      </w:r>
    </w:p>
    <w:p w14:paraId="294DF0F3" w14:textId="5C7BD437" w:rsidR="00DA2968" w:rsidRPr="00C9638E" w:rsidRDefault="00DA2968">
      <w:pPr>
        <w:pStyle w:val="ListParagraph"/>
        <w:widowControl w:val="0"/>
        <w:numPr>
          <w:ilvl w:val="0"/>
          <w:numId w:val="9"/>
        </w:numPr>
        <w:spacing w:after="0" w:line="240" w:lineRule="auto"/>
        <w:ind w:right="115"/>
        <w:jc w:val="both"/>
        <w:rPr>
          <w:rFonts w:eastAsiaTheme="minorEastAsia"/>
        </w:rPr>
      </w:pPr>
      <w:r>
        <w:t>Design the service endpoints of the microservice using Swagger UI.</w:t>
      </w:r>
    </w:p>
    <w:p w14:paraId="3580B8B1" w14:textId="77777777" w:rsidR="003712B9" w:rsidRDefault="003712B9" w:rsidP="003712B9">
      <w:pPr>
        <w:pStyle w:val="ListParagraph"/>
        <w:numPr>
          <w:ilvl w:val="0"/>
          <w:numId w:val="9"/>
        </w:numPr>
        <w:jc w:val="both"/>
      </w:pPr>
      <w:r>
        <w:t>Generate the skeleton code of the project using Swagger Codegen (Annotation-based Programming model).</w:t>
      </w:r>
    </w:p>
    <w:p w14:paraId="263A3751" w14:textId="77777777" w:rsidR="003712B9" w:rsidRDefault="003712B9" w:rsidP="003712B9">
      <w:pPr>
        <w:pStyle w:val="ListParagraph"/>
        <w:widowControl w:val="0"/>
        <w:numPr>
          <w:ilvl w:val="0"/>
          <w:numId w:val="9"/>
        </w:numPr>
        <w:spacing w:after="0" w:line="240" w:lineRule="auto"/>
        <w:ind w:right="115"/>
        <w:jc w:val="both"/>
      </w:pPr>
      <w:r>
        <w:t xml:space="preserve">Use both the below programming models while implementing the micro services: </w:t>
      </w:r>
    </w:p>
    <w:p w14:paraId="2268F02D" w14:textId="77777777" w:rsidR="003712B9" w:rsidRDefault="003712B9" w:rsidP="003712B9">
      <w:pPr>
        <w:pStyle w:val="ListParagraph"/>
        <w:widowControl w:val="0"/>
        <w:numPr>
          <w:ilvl w:val="3"/>
          <w:numId w:val="9"/>
        </w:numPr>
        <w:spacing w:after="0" w:line="240" w:lineRule="auto"/>
        <w:ind w:right="115"/>
        <w:jc w:val="both"/>
      </w:pPr>
      <w:r>
        <w:t>Annotation-based Programming model (using @Controller, @RequestMapping, etc). Use swagger-codegen tool for auto code generation.</w:t>
      </w:r>
    </w:p>
    <w:p w14:paraId="2ED2A858" w14:textId="77777777" w:rsidR="003712B9" w:rsidRDefault="003712B9" w:rsidP="003712B9">
      <w:pPr>
        <w:pStyle w:val="ListParagraph"/>
        <w:widowControl w:val="0"/>
        <w:numPr>
          <w:ilvl w:val="3"/>
          <w:numId w:val="9"/>
        </w:numPr>
        <w:spacing w:after="0" w:line="240" w:lineRule="auto"/>
        <w:ind w:right="115"/>
        <w:jc w:val="both"/>
      </w:pPr>
      <w:r>
        <w:t>Functional programming model using Java 8 Lambda style Routing and Handling (Generate code manually).</w:t>
      </w:r>
    </w:p>
    <w:p w14:paraId="52095304" w14:textId="77777777" w:rsidR="008F08C9" w:rsidRDefault="008F08C9" w:rsidP="00E0189F">
      <w:pPr>
        <w:pStyle w:val="ListParagraph"/>
        <w:numPr>
          <w:ilvl w:val="0"/>
          <w:numId w:val="9"/>
        </w:numPr>
        <w:jc w:val="both"/>
      </w:pPr>
      <w:r>
        <w:t>Use</w:t>
      </w:r>
      <w:r w:rsidRPr="008F08C9">
        <w:t xml:space="preserve"> operators for manipulating primitive data types</w:t>
      </w:r>
      <w:r>
        <w:t>. U</w:t>
      </w:r>
      <w:r w:rsidRPr="008F08C9">
        <w:t>se enums to define collection of constants</w:t>
      </w:r>
      <w:r>
        <w:t>.</w:t>
      </w:r>
    </w:p>
    <w:p w14:paraId="4AC2B112" w14:textId="11108808" w:rsidR="008F08C9" w:rsidRPr="008F08C9" w:rsidRDefault="008F08C9" w:rsidP="00E0189F">
      <w:pPr>
        <w:pStyle w:val="ListParagraph"/>
        <w:widowControl w:val="0"/>
        <w:numPr>
          <w:ilvl w:val="0"/>
          <w:numId w:val="9"/>
        </w:numPr>
        <w:spacing w:after="0" w:line="240" w:lineRule="auto"/>
        <w:ind w:right="115"/>
        <w:jc w:val="both"/>
        <w:rPr>
          <w:rFonts w:eastAsiaTheme="minorEastAsia"/>
        </w:rPr>
      </w:pPr>
      <w:r w:rsidRPr="003F4052">
        <w:t>Running the Docker image should run the Spring MVC project</w:t>
      </w:r>
      <w:r>
        <w:t xml:space="preserve"> at </w:t>
      </w:r>
      <w:hyperlink r:id="rId64" w:history="1">
        <w:r>
          <w:rPr>
            <w:rStyle w:val="Hyperlink"/>
          </w:rPr>
          <w:t>http://localhost:portnumber</w:t>
        </w:r>
      </w:hyperlink>
      <w:r>
        <w:t xml:space="preserve"> or </w:t>
      </w:r>
      <w:hyperlink r:id="rId65" w:history="1">
        <w:r>
          <w:rPr>
            <w:rStyle w:val="Hyperlink"/>
          </w:rPr>
          <w:t>http://ipaddress:portnumber</w:t>
        </w:r>
      </w:hyperlink>
      <w:r>
        <w:t>.</w:t>
      </w:r>
    </w:p>
    <w:p w14:paraId="2A0FD99B" w14:textId="0D3652BD" w:rsidR="008F08C9" w:rsidRDefault="008F08C9" w:rsidP="00E0189F">
      <w:pPr>
        <w:widowControl w:val="0"/>
        <w:numPr>
          <w:ilvl w:val="0"/>
          <w:numId w:val="9"/>
        </w:numPr>
        <w:spacing w:after="0" w:line="240" w:lineRule="auto"/>
        <w:ind w:right="115"/>
        <w:jc w:val="both"/>
      </w:pPr>
      <w:r>
        <w:t>Use Spring Validation, Spring Exception, Spring Security</w:t>
      </w:r>
      <w:r w:rsidR="00A57203">
        <w:t xml:space="preserve"> Reactive</w:t>
      </w:r>
      <w:r>
        <w:t xml:space="preserve"> where required.</w:t>
      </w:r>
    </w:p>
    <w:p w14:paraId="3D1BCF86" w14:textId="661CFF5A" w:rsidR="008F08C9" w:rsidRDefault="008F08C9" w:rsidP="00E0189F">
      <w:pPr>
        <w:widowControl w:val="0"/>
        <w:numPr>
          <w:ilvl w:val="0"/>
          <w:numId w:val="9"/>
        </w:numPr>
        <w:spacing w:after="0" w:line="240" w:lineRule="auto"/>
        <w:ind w:right="115"/>
        <w:jc w:val="both"/>
      </w:pPr>
      <w:r>
        <w:t>Use SL4J for logging.</w:t>
      </w:r>
    </w:p>
    <w:p w14:paraId="367D2067" w14:textId="5D92402D" w:rsidR="00717F79" w:rsidRDefault="00136CE3" w:rsidP="00717F79">
      <w:pPr>
        <w:widowControl w:val="0"/>
        <w:numPr>
          <w:ilvl w:val="0"/>
          <w:numId w:val="9"/>
        </w:numPr>
        <w:spacing w:after="0" w:line="240" w:lineRule="auto"/>
        <w:ind w:right="115"/>
        <w:jc w:val="both"/>
      </w:pPr>
      <w:r>
        <w:t xml:space="preserve">Use </w:t>
      </w:r>
      <w:r w:rsidR="00717F79">
        <w:t>Maven as build automation tool.</w:t>
      </w:r>
    </w:p>
    <w:p w14:paraId="6EF514B4" w14:textId="77777777" w:rsidR="008F08C9" w:rsidRDefault="008F08C9" w:rsidP="00E0189F">
      <w:pPr>
        <w:widowControl w:val="0"/>
        <w:numPr>
          <w:ilvl w:val="0"/>
          <w:numId w:val="9"/>
        </w:numPr>
        <w:spacing w:after="0" w:line="240" w:lineRule="auto"/>
        <w:ind w:right="115"/>
        <w:jc w:val="both"/>
      </w:pPr>
      <w:r>
        <w:t>If you wish to use template library (e.g. thymeleaf) in place of JSP for building front-end; please feel free to do so.</w:t>
      </w:r>
    </w:p>
    <w:p w14:paraId="4B28331A" w14:textId="423F5414" w:rsidR="008F08C9" w:rsidRDefault="00DA1F34" w:rsidP="00E0189F">
      <w:pPr>
        <w:widowControl w:val="0"/>
        <w:numPr>
          <w:ilvl w:val="3"/>
          <w:numId w:val="9"/>
        </w:numPr>
        <w:spacing w:after="0" w:line="240" w:lineRule="auto"/>
        <w:ind w:right="115"/>
        <w:jc w:val="both"/>
      </w:pPr>
      <w:hyperlink r:id="rId66" w:history="1">
        <w:r w:rsidR="008F08C9">
          <w:rPr>
            <w:rStyle w:val="Hyperlink"/>
          </w:rPr>
          <w:t>https://www.thymeleaf.org/</w:t>
        </w:r>
      </w:hyperlink>
    </w:p>
    <w:p w14:paraId="603D5412" w14:textId="12894D73" w:rsidR="008F08C9" w:rsidRDefault="00DA1F34" w:rsidP="00E0189F">
      <w:pPr>
        <w:widowControl w:val="0"/>
        <w:numPr>
          <w:ilvl w:val="3"/>
          <w:numId w:val="9"/>
        </w:numPr>
        <w:spacing w:after="0" w:line="240" w:lineRule="auto"/>
        <w:ind w:right="115"/>
        <w:jc w:val="both"/>
      </w:pPr>
      <w:hyperlink r:id="rId67" w:history="1">
        <w:r w:rsidR="008F08C9">
          <w:rPr>
            <w:rStyle w:val="Hyperlink"/>
          </w:rPr>
          <w:t>https://www.thymeleaf.org/doc/tutorials/2.1/thymeleafspring.html</w:t>
        </w:r>
      </w:hyperlink>
    </w:p>
    <w:p w14:paraId="01C151CC" w14:textId="77777777" w:rsidR="003F4052" w:rsidRPr="003F4052" w:rsidRDefault="003F4052" w:rsidP="00E0189F">
      <w:pPr>
        <w:pStyle w:val="ListParagraph"/>
        <w:numPr>
          <w:ilvl w:val="0"/>
          <w:numId w:val="9"/>
        </w:numPr>
        <w:spacing w:after="0" w:line="240" w:lineRule="auto"/>
        <w:jc w:val="both"/>
      </w:pPr>
      <w:r>
        <w:t>Your Business Logic Plan includes:</w:t>
      </w:r>
    </w:p>
    <w:p w14:paraId="706BC23E" w14:textId="77777777" w:rsidR="003F4052" w:rsidRDefault="003F4052" w:rsidP="00E0189F">
      <w:pPr>
        <w:widowControl w:val="0"/>
        <w:numPr>
          <w:ilvl w:val="1"/>
          <w:numId w:val="10"/>
        </w:numPr>
        <w:spacing w:after="0" w:line="240" w:lineRule="auto"/>
        <w:ind w:right="115"/>
        <w:jc w:val="both"/>
      </w:pPr>
      <w:r>
        <w:t>Declaring methods you plan to use for data validation, file io, data formatting or any other utility classes/methods.</w:t>
      </w:r>
    </w:p>
    <w:p w14:paraId="7107BB22" w14:textId="77777777" w:rsidR="003F4052" w:rsidRDefault="003F4052" w:rsidP="00E0189F">
      <w:pPr>
        <w:widowControl w:val="0"/>
        <w:numPr>
          <w:ilvl w:val="1"/>
          <w:numId w:val="10"/>
        </w:numPr>
        <w:spacing w:after="0" w:line="240" w:lineRule="auto"/>
        <w:ind w:right="115"/>
        <w:jc w:val="both"/>
      </w:pPr>
      <w:r>
        <w:t>Documenting methods you plan to use for data validation, file io, data formatting or any other utility classes/methods.</w:t>
      </w:r>
    </w:p>
    <w:p w14:paraId="50A30CCC" w14:textId="77777777" w:rsidR="003F4052" w:rsidRDefault="003F4052" w:rsidP="00E0189F">
      <w:pPr>
        <w:pStyle w:val="ListParagraph"/>
        <w:numPr>
          <w:ilvl w:val="0"/>
          <w:numId w:val="9"/>
        </w:numPr>
        <w:spacing w:after="0" w:line="240" w:lineRule="auto"/>
        <w:jc w:val="both"/>
      </w:pPr>
      <w:r>
        <w:t>Your Business Logic includes:</w:t>
      </w:r>
    </w:p>
    <w:p w14:paraId="1A2EDB48" w14:textId="77777777" w:rsidR="003F4052" w:rsidRDefault="003F4052" w:rsidP="00E0189F">
      <w:pPr>
        <w:widowControl w:val="0"/>
        <w:numPr>
          <w:ilvl w:val="1"/>
          <w:numId w:val="11"/>
        </w:numPr>
        <w:spacing w:after="0" w:line="240" w:lineRule="auto"/>
        <w:ind w:right="115"/>
        <w:jc w:val="both"/>
      </w:pPr>
      <w:r>
        <w:t>Data Validation</w:t>
      </w:r>
    </w:p>
    <w:p w14:paraId="129F2596" w14:textId="77777777" w:rsidR="003F4052" w:rsidRDefault="003F4052" w:rsidP="00E0189F">
      <w:pPr>
        <w:widowControl w:val="0"/>
        <w:numPr>
          <w:ilvl w:val="1"/>
          <w:numId w:val="11"/>
        </w:numPr>
        <w:spacing w:after="0" w:line="240" w:lineRule="auto"/>
        <w:ind w:right="115"/>
        <w:jc w:val="both"/>
      </w:pPr>
      <w:r>
        <w:t>DB IO</w:t>
      </w:r>
    </w:p>
    <w:p w14:paraId="7E71A974" w14:textId="77777777" w:rsidR="003F4052" w:rsidRDefault="003F4052" w:rsidP="00E0189F">
      <w:pPr>
        <w:widowControl w:val="0"/>
        <w:numPr>
          <w:ilvl w:val="1"/>
          <w:numId w:val="11"/>
        </w:numPr>
        <w:spacing w:after="0" w:line="240" w:lineRule="auto"/>
        <w:ind w:right="115"/>
        <w:jc w:val="both"/>
      </w:pPr>
      <w:r>
        <w:t>Data Formatting for DB IO</w:t>
      </w:r>
    </w:p>
    <w:p w14:paraId="697ECFA8" w14:textId="77777777" w:rsidR="003F4052" w:rsidRDefault="003F4052" w:rsidP="00E0189F">
      <w:pPr>
        <w:widowControl w:val="0"/>
        <w:numPr>
          <w:ilvl w:val="1"/>
          <w:numId w:val="11"/>
        </w:numPr>
        <w:spacing w:after="0" w:line="240" w:lineRule="auto"/>
        <w:ind w:right="115"/>
        <w:jc w:val="both"/>
      </w:pPr>
      <w:r>
        <w:t>Checking proper input from keyboard</w:t>
      </w:r>
    </w:p>
    <w:p w14:paraId="06C0B294" w14:textId="77777777" w:rsidR="008F08C9" w:rsidRDefault="008F08C9" w:rsidP="00E0189F">
      <w:pPr>
        <w:pStyle w:val="ListParagraph"/>
        <w:widowControl w:val="0"/>
        <w:numPr>
          <w:ilvl w:val="0"/>
          <w:numId w:val="9"/>
        </w:numPr>
        <w:spacing w:after="0" w:line="240" w:lineRule="auto"/>
        <w:ind w:right="115"/>
        <w:jc w:val="both"/>
      </w:pPr>
      <w:r>
        <w:t>Use Spring Validation framework (optional) to validate the inputs</w:t>
      </w:r>
    </w:p>
    <w:p w14:paraId="298F7A9C" w14:textId="117EFA1C" w:rsidR="008F08C9" w:rsidRDefault="008F08C9" w:rsidP="00E0189F">
      <w:pPr>
        <w:pStyle w:val="ListParagraph"/>
        <w:widowControl w:val="0"/>
        <w:numPr>
          <w:ilvl w:val="0"/>
          <w:numId w:val="9"/>
        </w:numPr>
        <w:spacing w:after="0" w:line="240" w:lineRule="auto"/>
        <w:ind w:right="115"/>
        <w:jc w:val="both"/>
      </w:pPr>
      <w:r>
        <w:t>DI can be used injecting beans to the Spring Application Context</w:t>
      </w:r>
      <w:r w:rsidR="00EF3326">
        <w:t>.</w:t>
      </w:r>
    </w:p>
    <w:p w14:paraId="72157DC9" w14:textId="77777777" w:rsidR="00EF3326" w:rsidRDefault="00EF3326" w:rsidP="00EF3326">
      <w:pPr>
        <w:pStyle w:val="ListParagraph"/>
        <w:widowControl w:val="0"/>
        <w:numPr>
          <w:ilvl w:val="0"/>
          <w:numId w:val="9"/>
        </w:numPr>
        <w:spacing w:after="0" w:line="240" w:lineRule="auto"/>
        <w:ind w:right="115"/>
        <w:jc w:val="both"/>
      </w:pPr>
      <w:r>
        <w:t>Use SonarQube for maintaining code quality.</w:t>
      </w:r>
    </w:p>
    <w:p w14:paraId="653B933A" w14:textId="4B9E12A9" w:rsidR="00546892" w:rsidRDefault="00546892" w:rsidP="00E0189F">
      <w:pPr>
        <w:pStyle w:val="ListParagraph"/>
        <w:widowControl w:val="0"/>
        <w:numPr>
          <w:ilvl w:val="0"/>
          <w:numId w:val="9"/>
        </w:numPr>
        <w:spacing w:after="0" w:line="240" w:lineRule="auto"/>
        <w:ind w:right="115"/>
        <w:jc w:val="both"/>
      </w:pPr>
      <w:r>
        <w:t>On Client-side, use reactive “WebClient” instead of “RestTemplate”</w:t>
      </w:r>
      <w:r w:rsidR="005B26C6">
        <w:t xml:space="preserve"> for consuming services.</w:t>
      </w:r>
    </w:p>
    <w:p w14:paraId="2BBC72AF" w14:textId="0E809203" w:rsidR="00546892" w:rsidRDefault="00546892" w:rsidP="00E0189F">
      <w:pPr>
        <w:pStyle w:val="ListParagraph"/>
        <w:widowControl w:val="0"/>
        <w:numPr>
          <w:ilvl w:val="0"/>
          <w:numId w:val="9"/>
        </w:numPr>
        <w:spacing w:after="0" w:line="240" w:lineRule="auto"/>
        <w:ind w:right="115"/>
        <w:jc w:val="both"/>
      </w:pPr>
      <w:r>
        <w:t xml:space="preserve">Use </w:t>
      </w:r>
      <w:r w:rsidR="00613873">
        <w:t xml:space="preserve">Project Reactor data streams </w:t>
      </w:r>
      <w:r>
        <w:t>“Mono”</w:t>
      </w:r>
      <w:r w:rsidR="005B26C6">
        <w:t xml:space="preserve"> (i.e. 0...1 elements)</w:t>
      </w:r>
      <w:r>
        <w:t xml:space="preserve"> </w:t>
      </w:r>
      <w:r w:rsidR="00613873">
        <w:t xml:space="preserve">or </w:t>
      </w:r>
      <w:r>
        <w:t xml:space="preserve">“Flux” </w:t>
      </w:r>
      <w:r w:rsidR="005B26C6">
        <w:t xml:space="preserve">(i.e. 0...N elements) </w:t>
      </w:r>
      <w:r>
        <w:t xml:space="preserve">as the return type of all </w:t>
      </w:r>
      <w:r w:rsidR="005B26C6">
        <w:t xml:space="preserve">the reactive </w:t>
      </w:r>
      <w:r>
        <w:t>APIs</w:t>
      </w:r>
      <w:r w:rsidR="005B26C6">
        <w:t>/Functions.</w:t>
      </w:r>
    </w:p>
    <w:p w14:paraId="6987D2D3" w14:textId="77777777" w:rsidR="0063252A" w:rsidRDefault="0063252A" w:rsidP="00A339F5">
      <w:pPr>
        <w:pStyle w:val="NoSpacing"/>
      </w:pPr>
    </w:p>
    <w:p w14:paraId="1AAFD6CD" w14:textId="77777777" w:rsidR="0063252A" w:rsidRDefault="0063252A" w:rsidP="00A339F5">
      <w:pPr>
        <w:pStyle w:val="NoSpacing"/>
      </w:pPr>
    </w:p>
    <w:tbl>
      <w:tblPr>
        <w:tblW w:w="4380" w:type="dxa"/>
        <w:tblInd w:w="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0"/>
      </w:tblGrid>
      <w:tr w:rsidR="00734CE7" w14:paraId="5D1F4757" w14:textId="77777777" w:rsidTr="00C9638E">
        <w:trPr>
          <w:trHeight w:val="280"/>
        </w:trPr>
        <w:tc>
          <w:tcPr>
            <w:tcW w:w="4380" w:type="dxa"/>
            <w:shd w:val="clear" w:color="auto" w:fill="auto"/>
            <w:vAlign w:val="bottom"/>
          </w:tcPr>
          <w:p w14:paraId="66D038C8" w14:textId="77777777" w:rsidR="00734CE7" w:rsidRDefault="00734CE7" w:rsidP="00254978">
            <w:pPr>
              <w:spacing w:after="0" w:line="240" w:lineRule="auto"/>
              <w:jc w:val="both"/>
              <w:rPr>
                <w:b/>
              </w:rPr>
            </w:pPr>
            <w:r>
              <w:rPr>
                <w:b/>
              </w:rPr>
              <w:t>Framework(s)/SDK/Libraries</w:t>
            </w:r>
          </w:p>
        </w:tc>
      </w:tr>
      <w:tr w:rsidR="00734CE7" w14:paraId="7D52ED7E" w14:textId="77777777" w:rsidTr="00C9638E">
        <w:trPr>
          <w:trHeight w:val="280"/>
        </w:trPr>
        <w:tc>
          <w:tcPr>
            <w:tcW w:w="4380" w:type="dxa"/>
            <w:shd w:val="clear" w:color="auto" w:fill="auto"/>
            <w:vAlign w:val="bottom"/>
          </w:tcPr>
          <w:p w14:paraId="1400CA05" w14:textId="77777777" w:rsidR="00734CE7" w:rsidRDefault="00734CE7" w:rsidP="00254978">
            <w:pPr>
              <w:spacing w:after="0" w:line="240" w:lineRule="auto"/>
              <w:jc w:val="both"/>
            </w:pPr>
            <w:r>
              <w:t>Java 8</w:t>
            </w:r>
          </w:p>
        </w:tc>
      </w:tr>
      <w:tr w:rsidR="00734CE7" w14:paraId="2022FE86" w14:textId="77777777" w:rsidTr="00C9638E">
        <w:trPr>
          <w:trHeight w:val="280"/>
        </w:trPr>
        <w:tc>
          <w:tcPr>
            <w:tcW w:w="4380" w:type="dxa"/>
            <w:shd w:val="clear" w:color="auto" w:fill="auto"/>
            <w:vAlign w:val="bottom"/>
          </w:tcPr>
          <w:p w14:paraId="716DE625" w14:textId="02F1CB1A" w:rsidR="00734CE7" w:rsidRDefault="00734CE7" w:rsidP="00254978">
            <w:pPr>
              <w:spacing w:after="0" w:line="240" w:lineRule="auto"/>
              <w:jc w:val="both"/>
            </w:pPr>
            <w:r>
              <w:t>Spring Core and Spring</w:t>
            </w:r>
            <w:r w:rsidR="005B26C6">
              <w:t xml:space="preserve"> Webflux in Spring 5</w:t>
            </w:r>
          </w:p>
        </w:tc>
      </w:tr>
      <w:tr w:rsidR="00613873" w14:paraId="66DEA3E0" w14:textId="77777777" w:rsidTr="00C9638E">
        <w:trPr>
          <w:trHeight w:val="280"/>
        </w:trPr>
        <w:tc>
          <w:tcPr>
            <w:tcW w:w="4380" w:type="dxa"/>
            <w:shd w:val="clear" w:color="auto" w:fill="auto"/>
            <w:vAlign w:val="bottom"/>
          </w:tcPr>
          <w:p w14:paraId="798B0F80" w14:textId="11096410" w:rsidR="00613873" w:rsidRDefault="00613873" w:rsidP="00613873">
            <w:pPr>
              <w:spacing w:after="0" w:line="240" w:lineRule="auto"/>
              <w:jc w:val="both"/>
            </w:pPr>
            <w:r>
              <w:t>GIT/Gitlab</w:t>
            </w:r>
          </w:p>
        </w:tc>
      </w:tr>
      <w:tr w:rsidR="00613873" w14:paraId="1F496609" w14:textId="77777777" w:rsidTr="00C9638E">
        <w:trPr>
          <w:trHeight w:val="280"/>
        </w:trPr>
        <w:tc>
          <w:tcPr>
            <w:tcW w:w="4380" w:type="dxa"/>
            <w:shd w:val="clear" w:color="auto" w:fill="auto"/>
            <w:vAlign w:val="bottom"/>
          </w:tcPr>
          <w:p w14:paraId="0641A451" w14:textId="30507576" w:rsidR="00613873" w:rsidRDefault="00613873" w:rsidP="00613873">
            <w:pPr>
              <w:spacing w:after="0" w:line="240" w:lineRule="auto"/>
              <w:jc w:val="both"/>
            </w:pPr>
            <w:r>
              <w:t>Jenkins</w:t>
            </w:r>
          </w:p>
        </w:tc>
      </w:tr>
      <w:tr w:rsidR="00613873" w14:paraId="5FDE245A" w14:textId="77777777" w:rsidTr="00C9638E">
        <w:trPr>
          <w:trHeight w:val="280"/>
        </w:trPr>
        <w:tc>
          <w:tcPr>
            <w:tcW w:w="4380" w:type="dxa"/>
            <w:shd w:val="clear" w:color="auto" w:fill="auto"/>
            <w:vAlign w:val="bottom"/>
          </w:tcPr>
          <w:p w14:paraId="5DDC19FF" w14:textId="19B6EA77" w:rsidR="00613873" w:rsidRDefault="00613873" w:rsidP="00613873">
            <w:pPr>
              <w:spacing w:after="0" w:line="240" w:lineRule="auto"/>
              <w:jc w:val="both"/>
            </w:pPr>
            <w:r>
              <w:t>Docker</w:t>
            </w:r>
          </w:p>
        </w:tc>
      </w:tr>
      <w:tr w:rsidR="00C73D42" w14:paraId="1B3A2119" w14:textId="77777777" w:rsidTr="005B26C6">
        <w:trPr>
          <w:trHeight w:val="280"/>
        </w:trPr>
        <w:tc>
          <w:tcPr>
            <w:tcW w:w="4380" w:type="dxa"/>
            <w:shd w:val="clear" w:color="auto" w:fill="auto"/>
            <w:vAlign w:val="bottom"/>
          </w:tcPr>
          <w:p w14:paraId="1D77E287" w14:textId="6DA600AA" w:rsidR="00C73D42" w:rsidRDefault="00C73D42" w:rsidP="00613873">
            <w:pPr>
              <w:spacing w:after="0" w:line="240" w:lineRule="auto"/>
              <w:jc w:val="both"/>
            </w:pPr>
            <w:r>
              <w:t>SonarQube</w:t>
            </w:r>
          </w:p>
        </w:tc>
      </w:tr>
      <w:tr w:rsidR="00C73D42" w14:paraId="4D221A70" w14:textId="77777777" w:rsidTr="005B26C6">
        <w:trPr>
          <w:trHeight w:val="280"/>
        </w:trPr>
        <w:tc>
          <w:tcPr>
            <w:tcW w:w="4380" w:type="dxa"/>
            <w:shd w:val="clear" w:color="auto" w:fill="auto"/>
            <w:vAlign w:val="bottom"/>
          </w:tcPr>
          <w:p w14:paraId="20147D92" w14:textId="0472E101" w:rsidR="00C73D42" w:rsidRDefault="00C73D42" w:rsidP="00613873">
            <w:pPr>
              <w:spacing w:after="0" w:line="240" w:lineRule="auto"/>
              <w:jc w:val="both"/>
            </w:pPr>
            <w:r>
              <w:t>SwaggerUI</w:t>
            </w:r>
          </w:p>
        </w:tc>
      </w:tr>
    </w:tbl>
    <w:p w14:paraId="68256CEE" w14:textId="77777777" w:rsidR="00A339F5" w:rsidRDefault="00A339F5" w:rsidP="00A339F5">
      <w:pPr>
        <w:pStyle w:val="NoSpacing"/>
      </w:pPr>
      <w:bookmarkStart w:id="41" w:name="_Toc523954327"/>
      <w:bookmarkStart w:id="42" w:name="_Toc529801629"/>
    </w:p>
    <w:p w14:paraId="7ED0D74D" w14:textId="77777777" w:rsidR="00F42848" w:rsidRDefault="008F08C9" w:rsidP="009A313B">
      <w:pPr>
        <w:pStyle w:val="Heading4"/>
      </w:pPr>
      <w:bookmarkStart w:id="43" w:name="_Toc15390401"/>
      <w:bookmarkEnd w:id="41"/>
      <w:bookmarkEnd w:id="42"/>
      <w:r>
        <w:t>Database</w:t>
      </w:r>
      <w:r w:rsidR="007938DD">
        <w:t xml:space="preserve"> Layer</w:t>
      </w:r>
      <w:bookmarkEnd w:id="43"/>
      <w:r w:rsidR="007938DD">
        <w:t xml:space="preserve"> </w:t>
      </w:r>
    </w:p>
    <w:p w14:paraId="2CE093F1" w14:textId="77777777" w:rsidR="008F08C9" w:rsidRDefault="008F08C9" w:rsidP="007463D6">
      <w:pPr>
        <w:pStyle w:val="NoSpacing"/>
        <w:rPr>
          <w:b/>
        </w:rPr>
      </w:pPr>
    </w:p>
    <w:p w14:paraId="3E985ED7" w14:textId="77777777" w:rsidR="003F4052" w:rsidRDefault="003F4052" w:rsidP="007463D6">
      <w:pPr>
        <w:pStyle w:val="NoSpacing"/>
      </w:pPr>
      <w:r w:rsidRPr="00FD6645">
        <w:rPr>
          <w:b/>
        </w:rPr>
        <w:t xml:space="preserve">Development </w:t>
      </w:r>
      <w:r>
        <w:rPr>
          <w:b/>
        </w:rPr>
        <w:t>instructions to this layer:</w:t>
      </w:r>
    </w:p>
    <w:p w14:paraId="767B3339" w14:textId="30D7CA42" w:rsidR="008F08C9" w:rsidRPr="00C9638E" w:rsidRDefault="00771DED" w:rsidP="00E0189F">
      <w:pPr>
        <w:pStyle w:val="ListParagraph"/>
        <w:widowControl w:val="0"/>
        <w:numPr>
          <w:ilvl w:val="0"/>
          <w:numId w:val="12"/>
        </w:numPr>
        <w:spacing w:after="0" w:line="240" w:lineRule="auto"/>
        <w:ind w:right="115"/>
        <w:jc w:val="both"/>
        <w:rPr>
          <w:rFonts w:eastAsiaTheme="minorEastAsia"/>
        </w:rPr>
      </w:pPr>
      <w:r w:rsidRPr="00F92B2B">
        <w:t xml:space="preserve">In this micro layer, you will develop </w:t>
      </w:r>
      <w:r>
        <w:t>the</w:t>
      </w:r>
      <w:r w:rsidRPr="00F92B2B">
        <w:t xml:space="preserve"> application using Java 8 and Spring Boot Framework with ORM (Spring Data) support</w:t>
      </w:r>
      <w:r>
        <w:t xml:space="preserve"> for a MySQL DB</w:t>
      </w:r>
      <w:r w:rsidRPr="00F92B2B">
        <w:t>.</w:t>
      </w:r>
    </w:p>
    <w:p w14:paraId="5CEF893B" w14:textId="7D4793A3" w:rsidR="002D0C4D" w:rsidRPr="00C9638E" w:rsidRDefault="002D0C4D">
      <w:pPr>
        <w:pStyle w:val="ListParagraph"/>
        <w:widowControl w:val="0"/>
        <w:numPr>
          <w:ilvl w:val="0"/>
          <w:numId w:val="12"/>
        </w:numPr>
        <w:spacing w:after="0" w:line="240" w:lineRule="auto"/>
        <w:ind w:right="115"/>
        <w:jc w:val="both"/>
        <w:rPr>
          <w:rFonts w:eastAsiaTheme="minorEastAsia"/>
        </w:rPr>
      </w:pPr>
      <w:r>
        <w:t xml:space="preserve">Use R2DBC (Reactive Relational Database Connectivity) for providing reactive programming support for relational database (MYSQL). </w:t>
      </w:r>
    </w:p>
    <w:p w14:paraId="68B0D233" w14:textId="77777777" w:rsidR="002D0C4D" w:rsidRDefault="002D0C4D" w:rsidP="002D0C4D">
      <w:pPr>
        <w:pStyle w:val="ListParagraph"/>
        <w:widowControl w:val="0"/>
        <w:numPr>
          <w:ilvl w:val="0"/>
          <w:numId w:val="12"/>
        </w:numPr>
        <w:spacing w:after="0" w:line="240" w:lineRule="auto"/>
        <w:ind w:right="115"/>
        <w:jc w:val="both"/>
      </w:pPr>
      <w:r>
        <w:t>Reactive data repositories should implement “ReactiveCurdRepository” interface.</w:t>
      </w:r>
    </w:p>
    <w:p w14:paraId="6F68F8BB" w14:textId="77777777" w:rsidR="008D0CE7" w:rsidRPr="00E113AF" w:rsidRDefault="008D0CE7" w:rsidP="00E0189F">
      <w:pPr>
        <w:pStyle w:val="ListParagraph"/>
        <w:widowControl w:val="0"/>
        <w:numPr>
          <w:ilvl w:val="0"/>
          <w:numId w:val="12"/>
        </w:numPr>
        <w:spacing w:after="0" w:line="240" w:lineRule="auto"/>
        <w:ind w:right="115"/>
        <w:jc w:val="both"/>
      </w:pPr>
      <w:r>
        <w:t>You</w:t>
      </w:r>
      <w:r w:rsidRPr="00E113AF">
        <w:t xml:space="preserve"> will develop Database layer of the respective application with MYSQL support. You will also write queries applicable to each page discussed in the case study.</w:t>
      </w:r>
    </w:p>
    <w:p w14:paraId="291B14D9" w14:textId="77777777" w:rsidR="008D0CE7" w:rsidRPr="00E113AF" w:rsidRDefault="008D0CE7" w:rsidP="00E0189F">
      <w:pPr>
        <w:pStyle w:val="ListParagraph"/>
        <w:widowControl w:val="0"/>
        <w:numPr>
          <w:ilvl w:val="0"/>
          <w:numId w:val="12"/>
        </w:numPr>
        <w:spacing w:after="0" w:line="240" w:lineRule="auto"/>
        <w:ind w:right="115"/>
        <w:jc w:val="both"/>
      </w:pPr>
      <w:r w:rsidRPr="00E113AF">
        <w:t>Implement the database, which is normalized and non-redundant.</w:t>
      </w:r>
    </w:p>
    <w:p w14:paraId="0EFB8680" w14:textId="77777777" w:rsidR="008D0CE7" w:rsidRPr="00E113AF" w:rsidRDefault="008D0CE7" w:rsidP="00E0189F">
      <w:pPr>
        <w:widowControl w:val="0"/>
        <w:numPr>
          <w:ilvl w:val="0"/>
          <w:numId w:val="12"/>
        </w:numPr>
        <w:spacing w:after="0" w:line="240" w:lineRule="auto"/>
        <w:ind w:right="115"/>
        <w:jc w:val="both"/>
      </w:pPr>
      <w:r w:rsidRPr="00E113AF">
        <w:t>You are free to change the database schema as per the solution discussed in this case study in order to achieve:</w:t>
      </w:r>
    </w:p>
    <w:p w14:paraId="6263A2C8" w14:textId="77777777" w:rsidR="008D0CE7" w:rsidRPr="00E113AF" w:rsidRDefault="008D0CE7" w:rsidP="00E0189F">
      <w:pPr>
        <w:widowControl w:val="0"/>
        <w:numPr>
          <w:ilvl w:val="3"/>
          <w:numId w:val="12"/>
        </w:numPr>
        <w:spacing w:after="0" w:line="240" w:lineRule="auto"/>
        <w:ind w:right="115"/>
        <w:jc w:val="both"/>
      </w:pPr>
      <w:r w:rsidRPr="00E113AF">
        <w:t>Normalization</w:t>
      </w:r>
    </w:p>
    <w:p w14:paraId="2368BB09" w14:textId="77777777" w:rsidR="008D0CE7" w:rsidRPr="00E113AF" w:rsidRDefault="008D0CE7" w:rsidP="00E0189F">
      <w:pPr>
        <w:widowControl w:val="0"/>
        <w:numPr>
          <w:ilvl w:val="3"/>
          <w:numId w:val="12"/>
        </w:numPr>
        <w:spacing w:after="0" w:line="240" w:lineRule="auto"/>
        <w:ind w:right="115"/>
        <w:jc w:val="both"/>
      </w:pPr>
      <w:r w:rsidRPr="00E113AF">
        <w:t>Non-redundancy</w:t>
      </w:r>
    </w:p>
    <w:p w14:paraId="1B4F0927" w14:textId="0B91B6C0" w:rsidR="002D2F19" w:rsidRPr="00771DED" w:rsidRDefault="002D2F19" w:rsidP="002D2F19">
      <w:pPr>
        <w:pStyle w:val="ListParagraph"/>
        <w:numPr>
          <w:ilvl w:val="0"/>
          <w:numId w:val="12"/>
        </w:numPr>
        <w:spacing w:after="0" w:line="240" w:lineRule="auto"/>
        <w:jc w:val="both"/>
      </w:pPr>
      <w:r>
        <w:t>For Spring Data implementation, use</w:t>
      </w:r>
      <w:r w:rsidRPr="00771DED">
        <w:t xml:space="preserve"> </w:t>
      </w:r>
      <w:r>
        <w:t>entity classes and JPA</w:t>
      </w:r>
      <w:r w:rsidRPr="00771DED">
        <w:t xml:space="preserve"> repositories</w:t>
      </w:r>
    </w:p>
    <w:p w14:paraId="64B1FD4B" w14:textId="69762EB8" w:rsidR="002D2F19" w:rsidRPr="00771DED" w:rsidRDefault="002D2F19">
      <w:pPr>
        <w:pStyle w:val="ListParagraph"/>
        <w:numPr>
          <w:ilvl w:val="0"/>
          <w:numId w:val="12"/>
        </w:numPr>
        <w:spacing w:after="0" w:line="240" w:lineRule="auto"/>
        <w:jc w:val="both"/>
      </w:pPr>
      <w:r>
        <w:t>You can use Database  Driver and obtain a database connection</w:t>
      </w:r>
    </w:p>
    <w:p w14:paraId="700C0DC3" w14:textId="5D640E48" w:rsidR="00802DE7" w:rsidRDefault="00771DED" w:rsidP="00E0189F">
      <w:pPr>
        <w:pStyle w:val="ListParagraph"/>
        <w:numPr>
          <w:ilvl w:val="0"/>
          <w:numId w:val="12"/>
        </w:numPr>
        <w:spacing w:after="0" w:line="240" w:lineRule="auto"/>
        <w:jc w:val="both"/>
      </w:pPr>
      <w:r>
        <w:lastRenderedPageBreak/>
        <w:t xml:space="preserve">Use </w:t>
      </w:r>
      <w:r w:rsidR="00802DE7">
        <w:t>GET/INSERT/UPDATE methods to implement the business logic</w:t>
      </w:r>
    </w:p>
    <w:p w14:paraId="6284C6E2" w14:textId="1ACEA711" w:rsidR="002D2F19" w:rsidRDefault="002D2F19" w:rsidP="00E0189F">
      <w:pPr>
        <w:pStyle w:val="ListParagraph"/>
        <w:numPr>
          <w:ilvl w:val="0"/>
          <w:numId w:val="12"/>
        </w:numPr>
        <w:spacing w:after="0" w:line="240" w:lineRule="auto"/>
        <w:jc w:val="both"/>
      </w:pPr>
      <w:r>
        <w:t>Use POJO classes to access the data from database</w:t>
      </w:r>
    </w:p>
    <w:p w14:paraId="69B27605" w14:textId="2FFCBD50" w:rsidR="00613873" w:rsidRPr="00802DE7" w:rsidRDefault="00771DED">
      <w:pPr>
        <w:pStyle w:val="ListParagraph"/>
        <w:numPr>
          <w:ilvl w:val="0"/>
          <w:numId w:val="12"/>
        </w:numPr>
        <w:spacing w:after="0" w:line="240" w:lineRule="auto"/>
        <w:jc w:val="both"/>
      </w:pPr>
      <w:r>
        <w:t>Use</w:t>
      </w:r>
      <w:r w:rsidR="00802DE7">
        <w:t xml:space="preserve"> DBCursor and BasicDBObject or equivalent classes to access the data from database</w:t>
      </w:r>
    </w:p>
    <w:p w14:paraId="4FF0217C" w14:textId="11FFFB0D" w:rsidR="003F4052" w:rsidRDefault="003F4052" w:rsidP="003F4052">
      <w:pPr>
        <w:pStyle w:val="ListParagraph"/>
        <w:spacing w:after="0" w:line="240" w:lineRule="auto"/>
        <w:ind w:left="1440"/>
        <w:jc w:val="both"/>
      </w:pPr>
    </w:p>
    <w:p w14:paraId="244EDC52" w14:textId="77777777" w:rsidR="002D0C4D" w:rsidRDefault="002D0C4D" w:rsidP="003F4052">
      <w:pPr>
        <w:pStyle w:val="ListParagraph"/>
        <w:spacing w:after="0" w:line="240" w:lineRule="auto"/>
        <w:ind w:left="1440"/>
        <w:jc w:val="both"/>
      </w:pPr>
    </w:p>
    <w:p w14:paraId="389CDAAE" w14:textId="77777777" w:rsidR="002D0C4D" w:rsidRDefault="002D0C4D" w:rsidP="003F4052">
      <w:pPr>
        <w:pStyle w:val="ListParagraph"/>
        <w:spacing w:after="0" w:line="240" w:lineRule="auto"/>
        <w:ind w:left="1440"/>
        <w:jc w:val="both"/>
      </w:pPr>
    </w:p>
    <w:tbl>
      <w:tblPr>
        <w:tblW w:w="3964" w:type="dxa"/>
        <w:tblInd w:w="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tblGrid>
      <w:tr w:rsidR="00734CE7" w14:paraId="4A92981C" w14:textId="77777777" w:rsidTr="00734CE7">
        <w:trPr>
          <w:trHeight w:val="280"/>
        </w:trPr>
        <w:tc>
          <w:tcPr>
            <w:tcW w:w="3964" w:type="dxa"/>
            <w:shd w:val="clear" w:color="auto" w:fill="auto"/>
            <w:vAlign w:val="bottom"/>
          </w:tcPr>
          <w:p w14:paraId="4A416A2A" w14:textId="77777777" w:rsidR="00734CE7" w:rsidRDefault="00734CE7" w:rsidP="00254978">
            <w:pPr>
              <w:spacing w:after="0" w:line="240" w:lineRule="auto"/>
              <w:jc w:val="both"/>
              <w:rPr>
                <w:b/>
              </w:rPr>
            </w:pPr>
            <w:r>
              <w:rPr>
                <w:b/>
              </w:rPr>
              <w:t>Framework(s)/SDK/Libraries</w:t>
            </w:r>
          </w:p>
        </w:tc>
      </w:tr>
      <w:tr w:rsidR="00734CE7" w14:paraId="29FB7A5F" w14:textId="77777777" w:rsidTr="00734CE7">
        <w:trPr>
          <w:trHeight w:val="280"/>
        </w:trPr>
        <w:tc>
          <w:tcPr>
            <w:tcW w:w="3964" w:type="dxa"/>
            <w:shd w:val="clear" w:color="auto" w:fill="auto"/>
            <w:vAlign w:val="bottom"/>
          </w:tcPr>
          <w:p w14:paraId="74E2559E" w14:textId="4288CD7B" w:rsidR="00734CE7" w:rsidRDefault="00734CE7" w:rsidP="00254978">
            <w:pPr>
              <w:spacing w:after="0" w:line="240" w:lineRule="auto"/>
              <w:jc w:val="both"/>
            </w:pPr>
            <w:r>
              <w:t>Spring Data</w:t>
            </w:r>
            <w:r w:rsidR="002D0C4D">
              <w:t xml:space="preserve"> Reactive</w:t>
            </w:r>
          </w:p>
        </w:tc>
      </w:tr>
      <w:tr w:rsidR="00734CE7" w14:paraId="1D44672F" w14:textId="77777777" w:rsidTr="00734CE7">
        <w:trPr>
          <w:trHeight w:val="280"/>
        </w:trPr>
        <w:tc>
          <w:tcPr>
            <w:tcW w:w="3964" w:type="dxa"/>
            <w:shd w:val="clear" w:color="auto" w:fill="auto"/>
            <w:vAlign w:val="bottom"/>
          </w:tcPr>
          <w:p w14:paraId="2F925E9D" w14:textId="77777777" w:rsidR="00734CE7" w:rsidRDefault="00734CE7" w:rsidP="00254978">
            <w:pPr>
              <w:spacing w:after="0" w:line="240" w:lineRule="auto"/>
              <w:jc w:val="both"/>
            </w:pPr>
            <w:r>
              <w:t>MySQL</w:t>
            </w:r>
          </w:p>
        </w:tc>
      </w:tr>
    </w:tbl>
    <w:p w14:paraId="643727C0" w14:textId="77777777" w:rsidR="00A339F5" w:rsidRDefault="00A339F5" w:rsidP="00A339F5">
      <w:bookmarkStart w:id="44" w:name="_Toc523957670"/>
      <w:bookmarkStart w:id="45" w:name="_Toc529801836"/>
    </w:p>
    <w:p w14:paraId="32FCDB00" w14:textId="77777777" w:rsidR="00F42848" w:rsidRDefault="008D0CE7" w:rsidP="009A313B">
      <w:pPr>
        <w:pStyle w:val="Heading4"/>
      </w:pPr>
      <w:bookmarkStart w:id="46" w:name="_Toc15390402"/>
      <w:bookmarkEnd w:id="44"/>
      <w:bookmarkEnd w:id="45"/>
      <w:r>
        <w:t>Integration</w:t>
      </w:r>
      <w:r w:rsidR="007938DD">
        <w:t xml:space="preserve"> Layer</w:t>
      </w:r>
      <w:bookmarkEnd w:id="46"/>
      <w:r w:rsidR="007938DD">
        <w:t xml:space="preserve"> </w:t>
      </w:r>
    </w:p>
    <w:p w14:paraId="296A5835" w14:textId="77777777" w:rsidR="00E32E44" w:rsidRPr="00E32E44" w:rsidRDefault="00E32E44" w:rsidP="00E32E44"/>
    <w:p w14:paraId="6FC6AE7C" w14:textId="77777777" w:rsidR="00481ED4" w:rsidRDefault="00481ED4" w:rsidP="00481ED4">
      <w:pPr>
        <w:pStyle w:val="NoSpacing"/>
      </w:pPr>
      <w:r w:rsidRPr="00FD6645">
        <w:rPr>
          <w:b/>
        </w:rPr>
        <w:t xml:space="preserve">Development </w:t>
      </w:r>
      <w:r>
        <w:rPr>
          <w:b/>
        </w:rPr>
        <w:t>instructions to this layer:</w:t>
      </w:r>
    </w:p>
    <w:p w14:paraId="3420C4F5" w14:textId="77777777" w:rsidR="00F92B2B" w:rsidRPr="00F92B2B" w:rsidRDefault="00F92B2B" w:rsidP="00E0189F">
      <w:pPr>
        <w:pStyle w:val="ListParagraph"/>
        <w:widowControl w:val="0"/>
        <w:numPr>
          <w:ilvl w:val="0"/>
          <w:numId w:val="13"/>
        </w:numPr>
        <w:spacing w:after="0" w:line="240" w:lineRule="auto"/>
        <w:ind w:right="115"/>
        <w:jc w:val="both"/>
        <w:rPr>
          <w:rFonts w:eastAsiaTheme="minorEastAsia"/>
        </w:rPr>
      </w:pPr>
      <w:r w:rsidRPr="00F92B2B">
        <w:t xml:space="preserve">In this micro </w:t>
      </w:r>
      <w:r w:rsidR="00E113AF" w:rsidRPr="00F92B2B">
        <w:t>layer,</w:t>
      </w:r>
      <w:r w:rsidR="008D0CE7">
        <w:t xml:space="preserve"> you will </w:t>
      </w:r>
      <w:r w:rsidRPr="00F92B2B">
        <w:t xml:space="preserve">develop Spring Boot web application using </w:t>
      </w:r>
      <w:r w:rsidR="008D0CE7">
        <w:t>Rest and Microservices</w:t>
      </w:r>
      <w:r w:rsidRPr="00F92B2B">
        <w:t>.</w:t>
      </w:r>
    </w:p>
    <w:p w14:paraId="6830B2DC" w14:textId="77777777" w:rsidR="008D0CE7" w:rsidRDefault="008D0CE7" w:rsidP="00E0189F">
      <w:pPr>
        <w:pStyle w:val="ListParagraph"/>
        <w:numPr>
          <w:ilvl w:val="0"/>
          <w:numId w:val="13"/>
        </w:numPr>
        <w:spacing w:after="0" w:line="240" w:lineRule="auto"/>
        <w:jc w:val="both"/>
      </w:pPr>
      <w:r>
        <w:t>Use REST API for exposing resources</w:t>
      </w:r>
    </w:p>
    <w:p w14:paraId="2F4A832E" w14:textId="77777777" w:rsidR="008D0CE7" w:rsidRDefault="008D0CE7" w:rsidP="00E0189F">
      <w:pPr>
        <w:pStyle w:val="ListParagraph"/>
        <w:numPr>
          <w:ilvl w:val="0"/>
          <w:numId w:val="13"/>
        </w:numPr>
        <w:spacing w:after="0" w:line="240" w:lineRule="auto"/>
        <w:jc w:val="both"/>
      </w:pPr>
      <w:r>
        <w:t>Usage of HTTP GET/PUT/POST request method designators for the business methods which is to be exposed. Customize the request and response formats according to the requirement</w:t>
      </w:r>
    </w:p>
    <w:p w14:paraId="58974CB5" w14:textId="77777777" w:rsidR="008D0CE7" w:rsidRDefault="008D0CE7" w:rsidP="00E0189F">
      <w:pPr>
        <w:pStyle w:val="ListParagraph"/>
        <w:numPr>
          <w:ilvl w:val="0"/>
          <w:numId w:val="13"/>
        </w:numPr>
        <w:spacing w:after="0" w:line="240" w:lineRule="auto"/>
        <w:jc w:val="both"/>
      </w:pPr>
      <w:r>
        <w:t xml:space="preserve">Use appropriate RETURN CODES based on the service outcome </w:t>
      </w:r>
    </w:p>
    <w:p w14:paraId="3F66A328" w14:textId="77777777" w:rsidR="008D0CE7" w:rsidRDefault="008D0CE7" w:rsidP="00E0189F">
      <w:pPr>
        <w:pStyle w:val="ListParagraph"/>
        <w:numPr>
          <w:ilvl w:val="0"/>
          <w:numId w:val="13"/>
        </w:numPr>
        <w:spacing w:after="0" w:line="240" w:lineRule="auto"/>
        <w:jc w:val="both"/>
      </w:pPr>
      <w:r>
        <w:t>Extract query/form/header parameters from the input</w:t>
      </w:r>
    </w:p>
    <w:p w14:paraId="5F8E027B" w14:textId="77777777" w:rsidR="008D0CE7" w:rsidRDefault="008D0CE7" w:rsidP="00E0189F">
      <w:pPr>
        <w:pStyle w:val="ListParagraph"/>
        <w:numPr>
          <w:ilvl w:val="0"/>
          <w:numId w:val="13"/>
        </w:numPr>
        <w:spacing w:after="0" w:line="240" w:lineRule="auto"/>
        <w:jc w:val="both"/>
      </w:pPr>
      <w:r>
        <w:t>Build a custom response based on the input</w:t>
      </w:r>
    </w:p>
    <w:p w14:paraId="6602176D" w14:textId="77777777" w:rsidR="008D0CE7" w:rsidRDefault="008D0CE7" w:rsidP="00E0189F">
      <w:pPr>
        <w:pStyle w:val="ListParagraph"/>
        <w:numPr>
          <w:ilvl w:val="0"/>
          <w:numId w:val="13"/>
        </w:numPr>
        <w:spacing w:after="0" w:line="240" w:lineRule="auto"/>
        <w:jc w:val="both"/>
      </w:pPr>
      <w:r>
        <w:t>Use JSON/JAXB data types in the service request/response</w:t>
      </w:r>
    </w:p>
    <w:p w14:paraId="79499C44" w14:textId="77777777" w:rsidR="008D0CE7" w:rsidRDefault="008D0CE7" w:rsidP="00E0189F">
      <w:pPr>
        <w:pStyle w:val="ListParagraph"/>
        <w:numPr>
          <w:ilvl w:val="0"/>
          <w:numId w:val="13"/>
        </w:numPr>
        <w:spacing w:after="0" w:line="240" w:lineRule="auto"/>
        <w:jc w:val="both"/>
      </w:pPr>
      <w:r>
        <w:t>Spring-boot-starter-data-rest API of Spring Boot bundle should be used</w:t>
      </w:r>
    </w:p>
    <w:p w14:paraId="17FCDD95" w14:textId="77777777" w:rsidR="00481ED4" w:rsidRDefault="008D0CE7" w:rsidP="00E0189F">
      <w:pPr>
        <w:pStyle w:val="ListParagraph"/>
        <w:numPr>
          <w:ilvl w:val="0"/>
          <w:numId w:val="13"/>
        </w:numPr>
        <w:spacing w:after="0" w:line="240" w:lineRule="auto"/>
        <w:jc w:val="both"/>
      </w:pPr>
      <w:r>
        <w:t>Use  Spring Boot Main class - @SpringBootApplication for running the application</w:t>
      </w:r>
    </w:p>
    <w:p w14:paraId="5ACD60CA" w14:textId="77777777" w:rsidR="009B0EE0" w:rsidRDefault="00520197" w:rsidP="00E0189F">
      <w:pPr>
        <w:pStyle w:val="ListParagraph"/>
        <w:numPr>
          <w:ilvl w:val="3"/>
          <w:numId w:val="13"/>
        </w:numPr>
        <w:spacing w:after="0" w:line="240" w:lineRule="auto"/>
        <w:jc w:val="both"/>
      </w:pPr>
      <w:r>
        <w:t xml:space="preserve">Develop individual Microservices for each functionality. </w:t>
      </w:r>
      <w:r w:rsidR="009B0EE0">
        <w:t>Each of the Microservices need to comprise below functionality, which need to be developed</w:t>
      </w:r>
      <w:r>
        <w:t>.</w:t>
      </w:r>
    </w:p>
    <w:p w14:paraId="1407000D" w14:textId="2CB89271" w:rsidR="009B0EE0" w:rsidRDefault="009B0EE0" w:rsidP="00E0189F">
      <w:pPr>
        <w:pStyle w:val="ListParagraph"/>
        <w:numPr>
          <w:ilvl w:val="2"/>
          <w:numId w:val="34"/>
        </w:numPr>
        <w:spacing w:after="0" w:line="240" w:lineRule="auto"/>
        <w:jc w:val="both"/>
      </w:pPr>
      <w:r>
        <w:t>REST Controllers</w:t>
      </w:r>
      <w:r w:rsidR="002D0C4D">
        <w:t xml:space="preserve"> or Routing Functions</w:t>
      </w:r>
    </w:p>
    <w:p w14:paraId="6B999DF4" w14:textId="5FCCB665" w:rsidR="009B0EE0" w:rsidRDefault="009B0EE0" w:rsidP="00E0189F">
      <w:pPr>
        <w:pStyle w:val="ListParagraph"/>
        <w:numPr>
          <w:ilvl w:val="2"/>
          <w:numId w:val="34"/>
        </w:numPr>
        <w:spacing w:after="0" w:line="240" w:lineRule="auto"/>
        <w:jc w:val="both"/>
      </w:pPr>
      <w:r>
        <w:t>Services</w:t>
      </w:r>
      <w:r w:rsidR="002D0C4D">
        <w:t xml:space="preserve"> or Handlers</w:t>
      </w:r>
    </w:p>
    <w:p w14:paraId="7F4D926C" w14:textId="77777777" w:rsidR="009B0EE0" w:rsidRDefault="009B0EE0" w:rsidP="00E0189F">
      <w:pPr>
        <w:pStyle w:val="ListParagraph"/>
        <w:numPr>
          <w:ilvl w:val="2"/>
          <w:numId w:val="34"/>
        </w:numPr>
        <w:spacing w:after="0" w:line="240" w:lineRule="auto"/>
        <w:jc w:val="both"/>
      </w:pPr>
      <w:r>
        <w:t xml:space="preserve">Entity &amp; Model classes, including appropriate relationship (like One-One, Many-One, etc…) between Entity Classes. (Entity and Model classes have been developed in the Previous Phase) </w:t>
      </w:r>
    </w:p>
    <w:p w14:paraId="5DF731F1" w14:textId="77777777" w:rsidR="009B0EE0" w:rsidRDefault="009B0EE0" w:rsidP="00E0189F">
      <w:pPr>
        <w:pStyle w:val="ListParagraph"/>
        <w:numPr>
          <w:ilvl w:val="2"/>
          <w:numId w:val="34"/>
        </w:numPr>
        <w:spacing w:after="0" w:line="240" w:lineRule="auto"/>
        <w:jc w:val="both"/>
      </w:pPr>
      <w:r>
        <w:t>In case specific Entity or Model classes are required across multiple Microservices, it is recommended to maintain separate copy of Entity or Model classes for each Microservices.</w:t>
      </w:r>
    </w:p>
    <w:p w14:paraId="6F43DC5D" w14:textId="77777777" w:rsidR="009B0EE0" w:rsidRDefault="009B0EE0" w:rsidP="00E0189F">
      <w:pPr>
        <w:pStyle w:val="ListParagraph"/>
        <w:numPr>
          <w:ilvl w:val="2"/>
          <w:numId w:val="34"/>
        </w:numPr>
        <w:spacing w:after="0" w:line="240" w:lineRule="auto"/>
        <w:jc w:val="both"/>
      </w:pPr>
      <w:r>
        <w:t>Microservices should interact with corresponding DB tables or Databases it owns.</w:t>
      </w:r>
    </w:p>
    <w:p w14:paraId="1969D89E" w14:textId="77777777" w:rsidR="009B0EE0" w:rsidRDefault="009B0EE0" w:rsidP="00E0189F">
      <w:pPr>
        <w:pStyle w:val="ListParagraph"/>
        <w:numPr>
          <w:ilvl w:val="2"/>
          <w:numId w:val="34"/>
        </w:numPr>
        <w:spacing w:after="0" w:line="240" w:lineRule="auto"/>
        <w:jc w:val="both"/>
      </w:pPr>
      <w:r>
        <w:t>Microservice need to interact with other Microservice</w:t>
      </w:r>
    </w:p>
    <w:p w14:paraId="0CA7F08E" w14:textId="77777777" w:rsidR="009B0EE0" w:rsidRDefault="009B0EE0" w:rsidP="00E0189F">
      <w:pPr>
        <w:pStyle w:val="ListParagraph"/>
        <w:numPr>
          <w:ilvl w:val="2"/>
          <w:numId w:val="34"/>
        </w:numPr>
        <w:spacing w:after="0" w:line="240" w:lineRule="auto"/>
        <w:jc w:val="both"/>
      </w:pPr>
      <w:r>
        <w:t>Send Email Notifications to Users in Use Cases wherever appropriate.</w:t>
      </w:r>
    </w:p>
    <w:p w14:paraId="21C4322F" w14:textId="77777777" w:rsidR="009B0EE0" w:rsidRDefault="009B0EE0" w:rsidP="00E0189F">
      <w:pPr>
        <w:pStyle w:val="ListParagraph"/>
        <w:numPr>
          <w:ilvl w:val="2"/>
          <w:numId w:val="34"/>
        </w:numPr>
        <w:spacing w:after="0" w:line="240" w:lineRule="auto"/>
        <w:jc w:val="both"/>
      </w:pPr>
      <w:r>
        <w:t>Usage of Postman to test the Microservices by directly passing requests to each REST end Point, of each Microservice</w:t>
      </w:r>
    </w:p>
    <w:p w14:paraId="7EC5EA32" w14:textId="153FB4B6" w:rsidR="009B0EE0" w:rsidRDefault="009B0EE0" w:rsidP="00E0189F">
      <w:pPr>
        <w:pStyle w:val="ListParagraph"/>
        <w:numPr>
          <w:ilvl w:val="2"/>
          <w:numId w:val="34"/>
        </w:numPr>
        <w:spacing w:after="0" w:line="240" w:lineRule="auto"/>
        <w:jc w:val="both"/>
      </w:pPr>
      <w:r>
        <w:t>Unit Testing code should be developed using JUnit /</w:t>
      </w:r>
      <w:r w:rsidR="00DD5DB4">
        <w:t>Mockito</w:t>
      </w:r>
      <w:r>
        <w:t xml:space="preserve"> and perform Unit Testing</w:t>
      </w:r>
    </w:p>
    <w:p w14:paraId="09B6780E" w14:textId="77777777" w:rsidR="007463D6" w:rsidRPr="00FD6645" w:rsidRDefault="007463D6" w:rsidP="007463D6">
      <w:pPr>
        <w:pStyle w:val="NoSpacing"/>
        <w:rPr>
          <w:b/>
        </w:rPr>
      </w:pPr>
    </w:p>
    <w:tbl>
      <w:tblPr>
        <w:tblW w:w="3964" w:type="dxa"/>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tblGrid>
      <w:tr w:rsidR="00734CE7" w14:paraId="7E7ED2D0" w14:textId="77777777" w:rsidTr="00734CE7">
        <w:trPr>
          <w:trHeight w:val="280"/>
        </w:trPr>
        <w:tc>
          <w:tcPr>
            <w:tcW w:w="3964" w:type="dxa"/>
            <w:shd w:val="clear" w:color="auto" w:fill="auto"/>
            <w:vAlign w:val="bottom"/>
          </w:tcPr>
          <w:p w14:paraId="3828562D" w14:textId="77777777" w:rsidR="00734CE7" w:rsidRDefault="00734CE7" w:rsidP="00254978">
            <w:pPr>
              <w:spacing w:after="0" w:line="240" w:lineRule="auto"/>
              <w:jc w:val="both"/>
              <w:rPr>
                <w:b/>
              </w:rPr>
            </w:pPr>
            <w:r>
              <w:rPr>
                <w:b/>
              </w:rPr>
              <w:t>Framework(s)/SDK/Libraries</w:t>
            </w:r>
          </w:p>
        </w:tc>
      </w:tr>
      <w:tr w:rsidR="00734CE7" w14:paraId="26FB8B8F" w14:textId="77777777" w:rsidTr="00734CE7">
        <w:trPr>
          <w:trHeight w:val="280"/>
        </w:trPr>
        <w:tc>
          <w:tcPr>
            <w:tcW w:w="3964" w:type="dxa"/>
            <w:shd w:val="clear" w:color="auto" w:fill="auto"/>
            <w:vAlign w:val="bottom"/>
          </w:tcPr>
          <w:p w14:paraId="626A66ED" w14:textId="77777777" w:rsidR="00734CE7" w:rsidRDefault="00734CE7" w:rsidP="008D0CE7">
            <w:pPr>
              <w:spacing w:after="0" w:line="240" w:lineRule="auto"/>
              <w:jc w:val="both"/>
            </w:pPr>
            <w:r>
              <w:t>Spring Boot</w:t>
            </w:r>
          </w:p>
        </w:tc>
      </w:tr>
      <w:tr w:rsidR="00734CE7" w14:paraId="100F0A2D" w14:textId="77777777" w:rsidTr="00734CE7">
        <w:trPr>
          <w:trHeight w:val="280"/>
        </w:trPr>
        <w:tc>
          <w:tcPr>
            <w:tcW w:w="3964" w:type="dxa"/>
            <w:shd w:val="clear" w:color="auto" w:fill="auto"/>
            <w:vAlign w:val="bottom"/>
          </w:tcPr>
          <w:p w14:paraId="1B25B149" w14:textId="77777777" w:rsidR="00734CE7" w:rsidRDefault="00734CE7" w:rsidP="00254978">
            <w:pPr>
              <w:spacing w:after="0" w:line="240" w:lineRule="auto"/>
              <w:jc w:val="both"/>
            </w:pPr>
            <w:r>
              <w:t>REST, Microservices</w:t>
            </w:r>
          </w:p>
        </w:tc>
      </w:tr>
      <w:tr w:rsidR="00734CE7" w14:paraId="7F280359" w14:textId="77777777" w:rsidTr="00734CE7">
        <w:trPr>
          <w:trHeight w:val="280"/>
        </w:trPr>
        <w:tc>
          <w:tcPr>
            <w:tcW w:w="3964" w:type="dxa"/>
            <w:shd w:val="clear" w:color="auto" w:fill="auto"/>
            <w:vAlign w:val="bottom"/>
          </w:tcPr>
          <w:p w14:paraId="2C060CDB" w14:textId="77777777" w:rsidR="00734CE7" w:rsidRDefault="00734CE7" w:rsidP="001D3AAB">
            <w:pPr>
              <w:spacing w:after="0" w:line="240" w:lineRule="auto"/>
              <w:jc w:val="both"/>
            </w:pPr>
            <w:r>
              <w:t xml:space="preserve">GIT </w:t>
            </w:r>
          </w:p>
        </w:tc>
      </w:tr>
      <w:tr w:rsidR="00734CE7" w14:paraId="79F853DC" w14:textId="77777777" w:rsidTr="00734CE7">
        <w:trPr>
          <w:trHeight w:val="280"/>
        </w:trPr>
        <w:tc>
          <w:tcPr>
            <w:tcW w:w="3964" w:type="dxa"/>
            <w:shd w:val="clear" w:color="auto" w:fill="auto"/>
            <w:vAlign w:val="bottom"/>
          </w:tcPr>
          <w:p w14:paraId="3D156CB6" w14:textId="77777777" w:rsidR="00734CE7" w:rsidRDefault="00734CE7" w:rsidP="001D3AAB">
            <w:pPr>
              <w:spacing w:after="0" w:line="240" w:lineRule="auto"/>
              <w:jc w:val="both"/>
            </w:pPr>
            <w:r>
              <w:lastRenderedPageBreak/>
              <w:t xml:space="preserve">Jenkins </w:t>
            </w:r>
          </w:p>
        </w:tc>
      </w:tr>
      <w:tr w:rsidR="00734CE7" w14:paraId="54CEF532" w14:textId="77777777" w:rsidTr="00734CE7">
        <w:trPr>
          <w:trHeight w:val="280"/>
        </w:trPr>
        <w:tc>
          <w:tcPr>
            <w:tcW w:w="3964" w:type="dxa"/>
            <w:shd w:val="clear" w:color="auto" w:fill="auto"/>
            <w:vAlign w:val="bottom"/>
          </w:tcPr>
          <w:p w14:paraId="46B625A5" w14:textId="77777777" w:rsidR="00734CE7" w:rsidRDefault="00734CE7" w:rsidP="001D3AAB">
            <w:pPr>
              <w:spacing w:after="0" w:line="240" w:lineRule="auto"/>
              <w:jc w:val="both"/>
            </w:pPr>
            <w:r>
              <w:t>Docker</w:t>
            </w:r>
          </w:p>
        </w:tc>
      </w:tr>
    </w:tbl>
    <w:p w14:paraId="22A1593B" w14:textId="4B7E2A0A" w:rsidR="00A339F5" w:rsidRDefault="00A339F5" w:rsidP="00A339F5">
      <w:bookmarkStart w:id="47" w:name="_Toc523958778"/>
      <w:bookmarkStart w:id="48" w:name="_Toc529802227"/>
    </w:p>
    <w:p w14:paraId="421FAA4F" w14:textId="77777777" w:rsidR="002D0C4D" w:rsidRDefault="002D0C4D" w:rsidP="00A339F5"/>
    <w:p w14:paraId="22E8ECA6" w14:textId="77777777" w:rsidR="0015330D" w:rsidRPr="00E113AF" w:rsidRDefault="008D0CE7" w:rsidP="009A313B">
      <w:pPr>
        <w:pStyle w:val="Heading4"/>
      </w:pPr>
      <w:bookmarkStart w:id="49" w:name="_Toc15390403"/>
      <w:bookmarkEnd w:id="47"/>
      <w:bookmarkEnd w:id="48"/>
      <w:r>
        <w:t>Agile/Devops</w:t>
      </w:r>
      <w:r w:rsidR="0015330D" w:rsidRPr="00E113AF">
        <w:t xml:space="preserve"> Layer</w:t>
      </w:r>
      <w:bookmarkEnd w:id="49"/>
      <w:r w:rsidR="0015330D" w:rsidRPr="00E113AF">
        <w:t xml:space="preserve"> </w:t>
      </w:r>
    </w:p>
    <w:p w14:paraId="5CCB6954" w14:textId="77777777" w:rsidR="00854C97" w:rsidRDefault="00854C97" w:rsidP="00E113AF">
      <w:pPr>
        <w:pStyle w:val="NoSpacing"/>
        <w:rPr>
          <w:b/>
        </w:rPr>
      </w:pPr>
    </w:p>
    <w:p w14:paraId="0294B13B" w14:textId="77777777" w:rsidR="00E113AF" w:rsidRPr="00FD6645" w:rsidRDefault="00E113AF" w:rsidP="00E113AF">
      <w:pPr>
        <w:pStyle w:val="NoSpacing"/>
        <w:rPr>
          <w:b/>
        </w:rPr>
      </w:pPr>
      <w:r w:rsidRPr="00FD6645">
        <w:rPr>
          <w:b/>
        </w:rPr>
        <w:t xml:space="preserve">Development </w:t>
      </w:r>
      <w:r>
        <w:rPr>
          <w:b/>
        </w:rPr>
        <w:t>instructions to this layer:</w:t>
      </w:r>
    </w:p>
    <w:p w14:paraId="1D5FE5A0" w14:textId="77777777" w:rsidR="00351D87" w:rsidRPr="00DE2158" w:rsidRDefault="00351D87" w:rsidP="00E0189F">
      <w:pPr>
        <w:pStyle w:val="ListParagraph"/>
        <w:widowControl w:val="0"/>
        <w:numPr>
          <w:ilvl w:val="0"/>
          <w:numId w:val="14"/>
        </w:numPr>
        <w:spacing w:after="0" w:line="240" w:lineRule="auto"/>
        <w:ind w:right="115"/>
        <w:jc w:val="both"/>
      </w:pPr>
      <w:r w:rsidRPr="00DE2158">
        <w:t>In this micro layer</w:t>
      </w:r>
      <w:r>
        <w:t>,</w:t>
      </w:r>
      <w:r w:rsidRPr="00DE2158">
        <w:t xml:space="preserve"> you will configure Jenkins and create deployable for Docker. Use the application, which you may have developed in either of the microlayer:</w:t>
      </w:r>
    </w:p>
    <w:p w14:paraId="02F8DFA8" w14:textId="1651DDD0" w:rsidR="00351D87" w:rsidRPr="00393B42" w:rsidRDefault="00351D87" w:rsidP="00E0189F">
      <w:pPr>
        <w:pStyle w:val="ListParagraph"/>
        <w:numPr>
          <w:ilvl w:val="1"/>
          <w:numId w:val="15"/>
        </w:numPr>
      </w:pPr>
      <w:r w:rsidRPr="00393B42">
        <w:t xml:space="preserve">Spring Core and Spring </w:t>
      </w:r>
      <w:r w:rsidR="002D0C4D">
        <w:t xml:space="preserve">Webflux </w:t>
      </w:r>
      <w:r w:rsidR="002D0C4D" w:rsidRPr="00393B42">
        <w:t xml:space="preserve"> </w:t>
      </w:r>
      <w:r w:rsidRPr="00393B42">
        <w:t>Microlayer</w:t>
      </w:r>
      <w:r w:rsidR="00E91587">
        <w:t xml:space="preserve"> (using Spring 5 reactive programming)</w:t>
      </w:r>
    </w:p>
    <w:p w14:paraId="20A8E0D0" w14:textId="70AD4690" w:rsidR="00351D87" w:rsidRDefault="00351D87" w:rsidP="00E0189F">
      <w:pPr>
        <w:pStyle w:val="ListParagraph"/>
        <w:numPr>
          <w:ilvl w:val="1"/>
          <w:numId w:val="15"/>
        </w:numPr>
      </w:pPr>
      <w:r w:rsidRPr="00393B42">
        <w:t>Spring Boot &amp; ORM Microlayer</w:t>
      </w:r>
      <w:r w:rsidR="00E91587">
        <w:t xml:space="preserve"> (using Spring 5 reactive programming)</w:t>
      </w:r>
    </w:p>
    <w:p w14:paraId="09C5488F" w14:textId="77777777" w:rsidR="00351D87" w:rsidRDefault="00351D87" w:rsidP="00351D87">
      <w:pPr>
        <w:pStyle w:val="Heading5"/>
      </w:pPr>
      <w:bookmarkStart w:id="50" w:name="_Toc529802862"/>
      <w:r>
        <w:t>Configure Jenkins and Docker for the project</w:t>
      </w:r>
      <w:bookmarkEnd w:id="50"/>
    </w:p>
    <w:p w14:paraId="707D5AE1" w14:textId="77777777" w:rsidR="00351D87" w:rsidRDefault="00351D87" w:rsidP="00E0189F">
      <w:pPr>
        <w:pStyle w:val="ListParagraph"/>
        <w:numPr>
          <w:ilvl w:val="0"/>
          <w:numId w:val="16"/>
        </w:numPr>
        <w:rPr>
          <w:lang w:val="en-US"/>
        </w:rPr>
      </w:pPr>
      <w:r>
        <w:rPr>
          <w:lang w:val="en-US"/>
        </w:rPr>
        <w:t>Import the project (as discussed above) in Spring Tool Suite and configure it locally to run it as Spring Boot App.</w:t>
      </w:r>
    </w:p>
    <w:p w14:paraId="14146E24" w14:textId="77777777" w:rsidR="00351D87" w:rsidRDefault="00351D87" w:rsidP="00E0189F">
      <w:pPr>
        <w:pStyle w:val="ListParagraph"/>
        <w:numPr>
          <w:ilvl w:val="0"/>
          <w:numId w:val="16"/>
        </w:numPr>
        <w:rPr>
          <w:lang w:val="en-US"/>
        </w:rPr>
      </w:pPr>
      <w:r>
        <w:rPr>
          <w:lang w:val="en-US"/>
        </w:rPr>
        <w:t>You may need to configure MySQL credentials and database name.</w:t>
      </w:r>
    </w:p>
    <w:p w14:paraId="6ED20D0E" w14:textId="386CE183" w:rsidR="00351D87" w:rsidRDefault="00351D87" w:rsidP="00E0189F">
      <w:pPr>
        <w:pStyle w:val="ListParagraph"/>
        <w:numPr>
          <w:ilvl w:val="0"/>
          <w:numId w:val="16"/>
        </w:numPr>
        <w:rPr>
          <w:lang w:val="en-US"/>
        </w:rPr>
      </w:pPr>
      <w:r>
        <w:rPr>
          <w:lang w:val="en-US"/>
        </w:rPr>
        <w:t xml:space="preserve">Execute the project locally and access the app at </w:t>
      </w:r>
      <w:hyperlink r:id="rId68" w:history="1">
        <w:r>
          <w:rPr>
            <w:rStyle w:val="Hyperlink"/>
            <w:lang w:val="en-US"/>
          </w:rPr>
          <w:t>http://localhost:portnumber</w:t>
        </w:r>
      </w:hyperlink>
    </w:p>
    <w:p w14:paraId="0B4BB1D9" w14:textId="77777777" w:rsidR="00351D87" w:rsidRDefault="00351D87" w:rsidP="00E0189F">
      <w:pPr>
        <w:pStyle w:val="ListParagraph"/>
        <w:numPr>
          <w:ilvl w:val="0"/>
          <w:numId w:val="16"/>
        </w:numPr>
        <w:rPr>
          <w:lang w:val="en-US"/>
        </w:rPr>
      </w:pPr>
      <w:r>
        <w:rPr>
          <w:lang w:val="en-US"/>
        </w:rPr>
        <w:t>Once, it is working fine in local development environment; do the following as a part of deploying the app to Docker as container:</w:t>
      </w:r>
    </w:p>
    <w:p w14:paraId="71F28AB3" w14:textId="77777777" w:rsidR="00351D87" w:rsidRDefault="00351D87" w:rsidP="00E0189F">
      <w:pPr>
        <w:pStyle w:val="ListParagraph"/>
        <w:numPr>
          <w:ilvl w:val="1"/>
          <w:numId w:val="16"/>
        </w:numPr>
        <w:rPr>
          <w:lang w:val="en-US"/>
        </w:rPr>
      </w:pPr>
      <w:r w:rsidRPr="003E2391">
        <w:rPr>
          <w:lang w:val="en-US"/>
        </w:rPr>
        <w:t xml:space="preserve">Push the app source in internal GIT server. </w:t>
      </w:r>
    </w:p>
    <w:p w14:paraId="00BFF010" w14:textId="77777777" w:rsidR="00351D87" w:rsidRPr="003E2391" w:rsidRDefault="00351D87" w:rsidP="00E0189F">
      <w:pPr>
        <w:pStyle w:val="ListParagraph"/>
        <w:numPr>
          <w:ilvl w:val="1"/>
          <w:numId w:val="16"/>
        </w:numPr>
        <w:rPr>
          <w:lang w:val="en-US"/>
        </w:rPr>
      </w:pPr>
      <w:r w:rsidRPr="003E2391">
        <w:rPr>
          <w:lang w:val="en-US"/>
        </w:rPr>
        <w:t>Configure Jenkins locally to pull the source from internal GIT repository</w:t>
      </w:r>
    </w:p>
    <w:p w14:paraId="5E69532D" w14:textId="5DB735C0" w:rsidR="00351D87" w:rsidRDefault="00351D87" w:rsidP="00E0189F">
      <w:pPr>
        <w:pStyle w:val="ListParagraph"/>
        <w:numPr>
          <w:ilvl w:val="1"/>
          <w:numId w:val="16"/>
        </w:numPr>
        <w:rPr>
          <w:lang w:val="en-US"/>
        </w:rPr>
      </w:pPr>
      <w:r>
        <w:rPr>
          <w:lang w:val="en-US"/>
        </w:rPr>
        <w:t>Jenkins should build the project and create the deployable (jar). It should run the unit tests created in ”Maven, GIT, Junit, Tomcat Micro Layer”</w:t>
      </w:r>
    </w:p>
    <w:p w14:paraId="09A8DC7D" w14:textId="77777777" w:rsidR="00351D87" w:rsidRDefault="00351D87" w:rsidP="00E0189F">
      <w:pPr>
        <w:pStyle w:val="ListParagraph"/>
        <w:numPr>
          <w:ilvl w:val="1"/>
          <w:numId w:val="16"/>
        </w:numPr>
        <w:rPr>
          <w:lang w:val="en-US"/>
        </w:rPr>
      </w:pPr>
      <w:r>
        <w:rPr>
          <w:lang w:val="en-US"/>
        </w:rPr>
        <w:t>Create a Docker file and docker-compose.yaml such that, when you run the following command:</w:t>
      </w:r>
    </w:p>
    <w:p w14:paraId="2E1F5F02" w14:textId="77777777" w:rsidR="00351D87" w:rsidRDefault="00351D87" w:rsidP="00E0189F">
      <w:pPr>
        <w:pStyle w:val="ListParagraph"/>
        <w:numPr>
          <w:ilvl w:val="2"/>
          <w:numId w:val="16"/>
        </w:numPr>
        <w:rPr>
          <w:lang w:val="en-US"/>
        </w:rPr>
      </w:pPr>
      <w:r>
        <w:rPr>
          <w:lang w:val="en-US"/>
        </w:rPr>
        <w:t>docker-compose up</w:t>
      </w:r>
    </w:p>
    <w:p w14:paraId="048CA107" w14:textId="441422ED" w:rsidR="00351D87" w:rsidRDefault="00351D87" w:rsidP="00E0189F">
      <w:pPr>
        <w:pStyle w:val="ListParagraph"/>
        <w:numPr>
          <w:ilvl w:val="2"/>
          <w:numId w:val="16"/>
        </w:numPr>
        <w:rPr>
          <w:lang w:val="en-US"/>
        </w:rPr>
      </w:pPr>
      <w:r>
        <w:rPr>
          <w:lang w:val="en-US"/>
        </w:rPr>
        <w:t xml:space="preserve"> It should deploy the attached project at </w:t>
      </w:r>
      <w:hyperlink r:id="rId69" w:history="1">
        <w:r>
          <w:rPr>
            <w:rStyle w:val="Hyperlink"/>
            <w:lang w:val="en-US"/>
          </w:rPr>
          <w:t>http://localhost</w:t>
        </w:r>
      </w:hyperlink>
    </w:p>
    <w:p w14:paraId="220A4018" w14:textId="77777777" w:rsidR="00351D87" w:rsidRDefault="00351D87" w:rsidP="00E0189F">
      <w:pPr>
        <w:pStyle w:val="ListParagraph"/>
        <w:numPr>
          <w:ilvl w:val="1"/>
          <w:numId w:val="16"/>
        </w:numPr>
        <w:rPr>
          <w:lang w:val="en-US"/>
        </w:rPr>
      </w:pPr>
      <w:r>
        <w:rPr>
          <w:lang w:val="en-US"/>
        </w:rPr>
        <w:t>Hints:</w:t>
      </w:r>
    </w:p>
    <w:p w14:paraId="7E49952F" w14:textId="77777777" w:rsidR="00351D87" w:rsidRDefault="00351D87" w:rsidP="00E0189F">
      <w:pPr>
        <w:pStyle w:val="ListParagraph"/>
        <w:numPr>
          <w:ilvl w:val="2"/>
          <w:numId w:val="16"/>
        </w:numPr>
        <w:rPr>
          <w:lang w:val="en-US"/>
        </w:rPr>
      </w:pPr>
      <w:r>
        <w:rPr>
          <w:lang w:val="en-US"/>
        </w:rPr>
        <w:t>Docker Compose file should:</w:t>
      </w:r>
    </w:p>
    <w:p w14:paraId="67ED1C51" w14:textId="77777777" w:rsidR="00351D87" w:rsidRDefault="00351D87" w:rsidP="00E0189F">
      <w:pPr>
        <w:pStyle w:val="ListParagraph"/>
        <w:numPr>
          <w:ilvl w:val="3"/>
          <w:numId w:val="16"/>
        </w:numPr>
        <w:rPr>
          <w:lang w:val="en-US"/>
        </w:rPr>
      </w:pPr>
      <w:r>
        <w:rPr>
          <w:lang w:val="en-US"/>
        </w:rPr>
        <w:t>Create ngix container</w:t>
      </w:r>
    </w:p>
    <w:p w14:paraId="0E642D2A" w14:textId="77777777" w:rsidR="00351D87" w:rsidRDefault="00351D87" w:rsidP="00E0189F">
      <w:pPr>
        <w:pStyle w:val="ListParagraph"/>
        <w:numPr>
          <w:ilvl w:val="3"/>
          <w:numId w:val="16"/>
        </w:numPr>
        <w:rPr>
          <w:lang w:val="en-US"/>
        </w:rPr>
      </w:pPr>
      <w:r>
        <w:rPr>
          <w:lang w:val="en-US"/>
        </w:rPr>
        <w:t>Create mysql container</w:t>
      </w:r>
    </w:p>
    <w:p w14:paraId="342560A7" w14:textId="77777777" w:rsidR="00351D87" w:rsidRDefault="00351D87" w:rsidP="00E0189F">
      <w:pPr>
        <w:pStyle w:val="ListParagraph"/>
        <w:numPr>
          <w:ilvl w:val="3"/>
          <w:numId w:val="16"/>
        </w:numPr>
        <w:rPr>
          <w:lang w:val="en-US"/>
        </w:rPr>
      </w:pPr>
      <w:r>
        <w:rPr>
          <w:lang w:val="en-US"/>
        </w:rPr>
        <w:t>Configure attached “app” to run in docker containers</w:t>
      </w:r>
    </w:p>
    <w:p w14:paraId="18F9A995" w14:textId="77777777" w:rsidR="00351D87" w:rsidRDefault="00351D87" w:rsidP="00351D87">
      <w:pPr>
        <w:pStyle w:val="Heading5"/>
        <w:rPr>
          <w:lang w:val="en-US"/>
        </w:rPr>
      </w:pPr>
      <w:bookmarkStart w:id="51" w:name="_Toc529802863"/>
      <w:r>
        <w:rPr>
          <w:lang w:val="en-US"/>
        </w:rPr>
        <w:t>CI &amp; CD</w:t>
      </w:r>
      <w:bookmarkEnd w:id="51"/>
    </w:p>
    <w:p w14:paraId="3CEB7479" w14:textId="77777777" w:rsidR="00351D87" w:rsidRDefault="00351D87" w:rsidP="00351D87">
      <w:pPr>
        <w:pStyle w:val="ListParagraph"/>
        <w:numPr>
          <w:ilvl w:val="6"/>
          <w:numId w:val="2"/>
        </w:numPr>
        <w:ind w:left="709" w:hanging="283"/>
        <w:rPr>
          <w:lang w:val="en-US"/>
        </w:rPr>
      </w:pPr>
      <w:r>
        <w:rPr>
          <w:lang w:val="en-US"/>
        </w:rPr>
        <w:t>Make few changes in the project (source code)</w:t>
      </w:r>
    </w:p>
    <w:p w14:paraId="2FE01A67" w14:textId="77777777" w:rsidR="00351D87" w:rsidRDefault="00351D87" w:rsidP="00351D87">
      <w:pPr>
        <w:pStyle w:val="ListParagraph"/>
        <w:numPr>
          <w:ilvl w:val="6"/>
          <w:numId w:val="2"/>
        </w:numPr>
        <w:ind w:left="709" w:hanging="283"/>
        <w:rPr>
          <w:lang w:val="en-US"/>
        </w:rPr>
      </w:pPr>
      <w:r>
        <w:rPr>
          <w:lang w:val="en-US"/>
        </w:rPr>
        <w:t>Make it sure, that project is running locally in development environment without errors.</w:t>
      </w:r>
    </w:p>
    <w:p w14:paraId="4361B018" w14:textId="77777777" w:rsidR="00351D87" w:rsidRDefault="00351D87" w:rsidP="00351D87">
      <w:pPr>
        <w:pStyle w:val="ListParagraph"/>
        <w:numPr>
          <w:ilvl w:val="6"/>
          <w:numId w:val="2"/>
        </w:numPr>
        <w:ind w:left="709" w:hanging="283"/>
        <w:rPr>
          <w:lang w:val="en-US"/>
        </w:rPr>
      </w:pPr>
      <w:r>
        <w:rPr>
          <w:lang w:val="en-US"/>
        </w:rPr>
        <w:t>If it running locally without errors, push the changes to the internal GIT repository.</w:t>
      </w:r>
    </w:p>
    <w:p w14:paraId="15AD57EC" w14:textId="77777777" w:rsidR="00351D87" w:rsidRDefault="00351D87" w:rsidP="00351D87">
      <w:pPr>
        <w:pStyle w:val="ListParagraph"/>
        <w:numPr>
          <w:ilvl w:val="6"/>
          <w:numId w:val="2"/>
        </w:numPr>
        <w:ind w:left="709" w:hanging="283"/>
        <w:rPr>
          <w:lang w:val="en-US"/>
        </w:rPr>
      </w:pPr>
      <w:r>
        <w:rPr>
          <w:lang w:val="en-US"/>
        </w:rPr>
        <w:t>Jenkins will automatically pull the code updates from internal GIT repo, build, and deploy the project with updated code.</w:t>
      </w:r>
    </w:p>
    <w:p w14:paraId="3612ABFC" w14:textId="538CAAC0" w:rsidR="00351D87" w:rsidRDefault="00351D87" w:rsidP="00351D87">
      <w:pPr>
        <w:pStyle w:val="ListParagraph"/>
        <w:widowControl w:val="0"/>
        <w:spacing w:after="0" w:line="240" w:lineRule="auto"/>
        <w:ind w:right="115"/>
        <w:jc w:val="both"/>
      </w:pPr>
      <w:r>
        <w:rPr>
          <w:lang w:val="en-US"/>
        </w:rPr>
        <w:t xml:space="preserve">Now, when you visit </w:t>
      </w:r>
      <w:hyperlink r:id="rId70" w:history="1">
        <w:r>
          <w:rPr>
            <w:rStyle w:val="Hyperlink"/>
            <w:lang w:val="en-US"/>
          </w:rPr>
          <w:t>http://localhost</w:t>
        </w:r>
      </w:hyperlink>
      <w:r>
        <w:rPr>
          <w:lang w:val="en-US"/>
        </w:rPr>
        <w:t>; you should see the changes in the browser window.</w:t>
      </w:r>
    </w:p>
    <w:p w14:paraId="055CC5AE" w14:textId="77777777" w:rsidR="0015330D" w:rsidRDefault="0015330D" w:rsidP="00E113AF">
      <w:pPr>
        <w:ind w:left="720"/>
      </w:pPr>
    </w:p>
    <w:tbl>
      <w:tblPr>
        <w:tblW w:w="396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tblGrid>
      <w:tr w:rsidR="00734CE7" w14:paraId="69B1D80B" w14:textId="77777777" w:rsidTr="00734CE7">
        <w:trPr>
          <w:trHeight w:val="280"/>
        </w:trPr>
        <w:tc>
          <w:tcPr>
            <w:tcW w:w="3964" w:type="dxa"/>
            <w:shd w:val="clear" w:color="auto" w:fill="auto"/>
            <w:vAlign w:val="bottom"/>
          </w:tcPr>
          <w:p w14:paraId="53186399" w14:textId="77777777" w:rsidR="00734CE7" w:rsidRDefault="00734CE7" w:rsidP="00254978">
            <w:pPr>
              <w:spacing w:after="0" w:line="240" w:lineRule="auto"/>
              <w:jc w:val="both"/>
              <w:rPr>
                <w:b/>
              </w:rPr>
            </w:pPr>
            <w:r>
              <w:rPr>
                <w:b/>
              </w:rPr>
              <w:t>Framework(s)/SDK/Libraries</w:t>
            </w:r>
          </w:p>
        </w:tc>
      </w:tr>
      <w:tr w:rsidR="00734CE7" w14:paraId="0C9E4248" w14:textId="77777777" w:rsidTr="00734CE7">
        <w:trPr>
          <w:trHeight w:val="280"/>
        </w:trPr>
        <w:tc>
          <w:tcPr>
            <w:tcW w:w="3964" w:type="dxa"/>
            <w:shd w:val="clear" w:color="auto" w:fill="auto"/>
            <w:vAlign w:val="bottom"/>
          </w:tcPr>
          <w:p w14:paraId="66BA1AAD" w14:textId="5895E1A3" w:rsidR="00734CE7" w:rsidRDefault="00734CE7">
            <w:pPr>
              <w:spacing w:after="0" w:line="240" w:lineRule="auto"/>
              <w:jc w:val="both"/>
            </w:pPr>
            <w:r>
              <w:t>Junit/</w:t>
            </w:r>
            <w:r w:rsidR="00541ADA">
              <w:t>Mockito</w:t>
            </w:r>
          </w:p>
        </w:tc>
      </w:tr>
      <w:tr w:rsidR="00734CE7" w14:paraId="6C6DF110" w14:textId="77777777" w:rsidTr="00734CE7">
        <w:trPr>
          <w:trHeight w:val="280"/>
        </w:trPr>
        <w:tc>
          <w:tcPr>
            <w:tcW w:w="3964" w:type="dxa"/>
            <w:shd w:val="clear" w:color="auto" w:fill="auto"/>
            <w:vAlign w:val="bottom"/>
          </w:tcPr>
          <w:p w14:paraId="2E61790F" w14:textId="77777777" w:rsidR="00734CE7" w:rsidRDefault="00734CE7" w:rsidP="00254978">
            <w:pPr>
              <w:spacing w:after="0" w:line="240" w:lineRule="auto"/>
              <w:jc w:val="both"/>
            </w:pPr>
            <w:r w:rsidRPr="00351D87">
              <w:t>Git/GitLab</w:t>
            </w:r>
          </w:p>
        </w:tc>
      </w:tr>
      <w:tr w:rsidR="00734CE7" w14:paraId="54BB159E" w14:textId="77777777" w:rsidTr="00734CE7">
        <w:trPr>
          <w:trHeight w:val="280"/>
        </w:trPr>
        <w:tc>
          <w:tcPr>
            <w:tcW w:w="3964" w:type="dxa"/>
            <w:shd w:val="clear" w:color="auto" w:fill="auto"/>
            <w:vAlign w:val="bottom"/>
          </w:tcPr>
          <w:p w14:paraId="50C5F0FE" w14:textId="77777777" w:rsidR="00734CE7" w:rsidRDefault="00734CE7" w:rsidP="00323362">
            <w:pPr>
              <w:spacing w:after="0" w:line="240" w:lineRule="auto"/>
              <w:jc w:val="both"/>
            </w:pPr>
            <w:r>
              <w:lastRenderedPageBreak/>
              <w:t>Jenkins</w:t>
            </w:r>
          </w:p>
        </w:tc>
      </w:tr>
      <w:tr w:rsidR="00734CE7" w14:paraId="3325A534" w14:textId="77777777" w:rsidTr="00734CE7">
        <w:trPr>
          <w:trHeight w:val="280"/>
        </w:trPr>
        <w:tc>
          <w:tcPr>
            <w:tcW w:w="3964" w:type="dxa"/>
            <w:shd w:val="clear" w:color="auto" w:fill="auto"/>
            <w:vAlign w:val="bottom"/>
          </w:tcPr>
          <w:p w14:paraId="283923F8" w14:textId="77777777" w:rsidR="00734CE7" w:rsidRDefault="00734CE7" w:rsidP="00323362">
            <w:pPr>
              <w:spacing w:after="0" w:line="240" w:lineRule="auto"/>
              <w:jc w:val="both"/>
            </w:pPr>
            <w:r>
              <w:t>Docker</w:t>
            </w:r>
          </w:p>
        </w:tc>
      </w:tr>
      <w:tr w:rsidR="00734CE7" w14:paraId="1103D13D" w14:textId="77777777" w:rsidTr="00734CE7">
        <w:trPr>
          <w:trHeight w:val="280"/>
        </w:trPr>
        <w:tc>
          <w:tcPr>
            <w:tcW w:w="3964" w:type="dxa"/>
            <w:shd w:val="clear" w:color="auto" w:fill="auto"/>
            <w:vAlign w:val="bottom"/>
          </w:tcPr>
          <w:p w14:paraId="463F9A00" w14:textId="77777777" w:rsidR="00734CE7" w:rsidRDefault="00734CE7" w:rsidP="00323362">
            <w:pPr>
              <w:spacing w:after="0" w:line="240" w:lineRule="auto"/>
              <w:jc w:val="both"/>
            </w:pPr>
            <w:r>
              <w:t>Maven</w:t>
            </w:r>
          </w:p>
        </w:tc>
      </w:tr>
      <w:tr w:rsidR="00734CE7" w14:paraId="4B841BCF" w14:textId="77777777" w:rsidTr="00734CE7">
        <w:trPr>
          <w:trHeight w:val="280"/>
        </w:trPr>
        <w:tc>
          <w:tcPr>
            <w:tcW w:w="3964" w:type="dxa"/>
            <w:shd w:val="clear" w:color="auto" w:fill="auto"/>
            <w:vAlign w:val="bottom"/>
          </w:tcPr>
          <w:p w14:paraId="5A7EBF77" w14:textId="77777777" w:rsidR="00734CE7" w:rsidRDefault="00734CE7" w:rsidP="00323362">
            <w:pPr>
              <w:spacing w:after="0" w:line="240" w:lineRule="auto"/>
              <w:jc w:val="both"/>
            </w:pPr>
            <w:r>
              <w:t>Jasmine</w:t>
            </w:r>
          </w:p>
        </w:tc>
      </w:tr>
    </w:tbl>
    <w:p w14:paraId="262BBD67" w14:textId="77777777" w:rsidR="00A339F5" w:rsidRDefault="00A339F5" w:rsidP="00E113AF">
      <w:pPr>
        <w:ind w:left="720"/>
      </w:pPr>
      <w:bookmarkStart w:id="52" w:name="_Toc523959861"/>
      <w:bookmarkStart w:id="53" w:name="_Toc529802514"/>
    </w:p>
    <w:p w14:paraId="770DCCCA" w14:textId="77777777" w:rsidR="00ED07D2" w:rsidRDefault="00ED07D2" w:rsidP="009A313B">
      <w:pPr>
        <w:pStyle w:val="Heading4"/>
      </w:pPr>
      <w:bookmarkStart w:id="54" w:name="_Toc15390405"/>
      <w:bookmarkStart w:id="55" w:name="_Toc529802867"/>
      <w:bookmarkEnd w:id="52"/>
      <w:bookmarkEnd w:id="53"/>
      <w:r>
        <w:t xml:space="preserve">Deployment </w:t>
      </w:r>
      <w:bookmarkEnd w:id="54"/>
      <w:r w:rsidR="00351D87">
        <w:t>Platforms</w:t>
      </w:r>
      <w:r>
        <w:t xml:space="preserve"> </w:t>
      </w:r>
    </w:p>
    <w:bookmarkEnd w:id="55"/>
    <w:p w14:paraId="6776604F" w14:textId="77777777" w:rsidR="00130495" w:rsidRDefault="00130495" w:rsidP="006908CA">
      <w:pPr>
        <w:pStyle w:val="NoSpacing"/>
        <w:rPr>
          <w:b/>
        </w:rPr>
      </w:pPr>
    </w:p>
    <w:p w14:paraId="4359AB83" w14:textId="77777777" w:rsidR="00130495" w:rsidRPr="00FD6645" w:rsidRDefault="00130495" w:rsidP="006908CA">
      <w:pPr>
        <w:pStyle w:val="NoSpacing"/>
        <w:rPr>
          <w:b/>
        </w:rPr>
      </w:pPr>
      <w:r w:rsidRPr="00FD6645">
        <w:rPr>
          <w:b/>
        </w:rPr>
        <w:t xml:space="preserve">Development </w:t>
      </w:r>
      <w:r>
        <w:rPr>
          <w:b/>
        </w:rPr>
        <w:t>instructions to this layer:</w:t>
      </w:r>
    </w:p>
    <w:p w14:paraId="6215A13F" w14:textId="77777777" w:rsidR="00DE2158" w:rsidRDefault="00DE2158" w:rsidP="00E0189F">
      <w:pPr>
        <w:pStyle w:val="ListParagraph"/>
        <w:widowControl w:val="0"/>
        <w:numPr>
          <w:ilvl w:val="0"/>
          <w:numId w:val="35"/>
        </w:numPr>
        <w:spacing w:after="0" w:line="240" w:lineRule="auto"/>
        <w:ind w:right="115"/>
        <w:jc w:val="both"/>
      </w:pPr>
      <w:r w:rsidRPr="00DE2158">
        <w:t>In this micro layer</w:t>
      </w:r>
      <w:r w:rsidR="00393B42">
        <w:t>,</w:t>
      </w:r>
      <w:r w:rsidRPr="00DE2158">
        <w:t xml:space="preserve"> you </w:t>
      </w:r>
      <w:r w:rsidR="00351D87">
        <w:t>will deploy the application in Tomcat server</w:t>
      </w:r>
    </w:p>
    <w:p w14:paraId="72D7D3DD" w14:textId="77777777" w:rsidR="00351D87" w:rsidRPr="00393B42" w:rsidRDefault="00351D87" w:rsidP="00E0189F">
      <w:pPr>
        <w:pStyle w:val="ListParagraph"/>
        <w:widowControl w:val="0"/>
        <w:numPr>
          <w:ilvl w:val="0"/>
          <w:numId w:val="35"/>
        </w:numPr>
        <w:spacing w:after="0" w:line="240" w:lineRule="auto"/>
        <w:ind w:right="115"/>
        <w:jc w:val="both"/>
      </w:pPr>
      <w:r>
        <w:t>D</w:t>
      </w:r>
      <w:r w:rsidRPr="00351D87">
        <w:t>eploy the application by signing-in as manager in Apache Tomcat</w:t>
      </w:r>
    </w:p>
    <w:p w14:paraId="5CE7A74A" w14:textId="77777777" w:rsidR="00130495" w:rsidRPr="00507AF8" w:rsidRDefault="00130495" w:rsidP="00130495">
      <w:pPr>
        <w:pStyle w:val="ListParagraph"/>
        <w:widowControl w:val="0"/>
        <w:spacing w:after="0" w:line="240" w:lineRule="auto"/>
        <w:ind w:right="115"/>
        <w:jc w:val="both"/>
      </w:pPr>
    </w:p>
    <w:tbl>
      <w:tblPr>
        <w:tblW w:w="297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0"/>
      </w:tblGrid>
      <w:tr w:rsidR="00734CE7" w14:paraId="15063316" w14:textId="77777777" w:rsidTr="00734CE7">
        <w:trPr>
          <w:trHeight w:val="280"/>
        </w:trPr>
        <w:tc>
          <w:tcPr>
            <w:tcW w:w="2970" w:type="dxa"/>
            <w:shd w:val="clear" w:color="auto" w:fill="auto"/>
            <w:vAlign w:val="bottom"/>
          </w:tcPr>
          <w:p w14:paraId="3E09B233" w14:textId="77777777" w:rsidR="00734CE7" w:rsidRDefault="00734CE7" w:rsidP="00254978">
            <w:pPr>
              <w:spacing w:after="0" w:line="240" w:lineRule="auto"/>
              <w:jc w:val="both"/>
              <w:rPr>
                <w:b/>
              </w:rPr>
            </w:pPr>
            <w:r>
              <w:rPr>
                <w:b/>
              </w:rPr>
              <w:t>Framework(s)/SDK/Libraries</w:t>
            </w:r>
          </w:p>
        </w:tc>
      </w:tr>
      <w:tr w:rsidR="00734CE7" w14:paraId="70EECB0A" w14:textId="77777777" w:rsidTr="00734CE7">
        <w:trPr>
          <w:trHeight w:val="280"/>
        </w:trPr>
        <w:tc>
          <w:tcPr>
            <w:tcW w:w="2970" w:type="dxa"/>
            <w:shd w:val="clear" w:color="auto" w:fill="auto"/>
            <w:vAlign w:val="bottom"/>
          </w:tcPr>
          <w:p w14:paraId="29E27D54" w14:textId="77777777" w:rsidR="00734CE7" w:rsidRDefault="00734CE7" w:rsidP="00254978">
            <w:pPr>
              <w:spacing w:after="0" w:line="240" w:lineRule="auto"/>
              <w:jc w:val="both"/>
            </w:pPr>
            <w:r>
              <w:t xml:space="preserve">Tomcat </w:t>
            </w:r>
          </w:p>
        </w:tc>
      </w:tr>
    </w:tbl>
    <w:p w14:paraId="13F0426F" w14:textId="77777777" w:rsidR="00A339F5" w:rsidRDefault="00A339F5" w:rsidP="00A339F5">
      <w:pPr>
        <w:rPr>
          <w:b/>
        </w:rPr>
      </w:pPr>
      <w:bookmarkStart w:id="56" w:name="_Toc529802869"/>
    </w:p>
    <w:p w14:paraId="03316349" w14:textId="77777777" w:rsidR="00F42848" w:rsidRDefault="00F42848" w:rsidP="009A313B">
      <w:pPr>
        <w:pStyle w:val="Heading3"/>
      </w:pPr>
      <w:bookmarkStart w:id="57" w:name="_Toc15390406"/>
      <w:bookmarkStart w:id="58" w:name="_Toc28342621"/>
      <w:r>
        <w:t>Case Study Deliverables</w:t>
      </w:r>
      <w:bookmarkEnd w:id="57"/>
      <w:bookmarkEnd w:id="58"/>
    </w:p>
    <w:p w14:paraId="73E3ADCF" w14:textId="5801A82E" w:rsidR="00A5747D" w:rsidRPr="00A5747D" w:rsidRDefault="00A5747D" w:rsidP="00E0189F">
      <w:pPr>
        <w:pStyle w:val="ListParagraph"/>
        <w:numPr>
          <w:ilvl w:val="0"/>
          <w:numId w:val="19"/>
        </w:numPr>
        <w:spacing w:after="0" w:line="240" w:lineRule="auto"/>
        <w:contextualSpacing w:val="0"/>
        <w:rPr>
          <w:rFonts w:asciiTheme="minorHAnsi" w:eastAsiaTheme="minorEastAsia" w:hAnsiTheme="minorHAnsi" w:cstheme="minorBidi"/>
          <w:color w:val="auto"/>
          <w:lang w:eastAsia="en-US"/>
        </w:rPr>
      </w:pPr>
      <w:r w:rsidRPr="00A5747D">
        <w:rPr>
          <w:rFonts w:asciiTheme="minorHAnsi" w:eastAsiaTheme="minorEastAsia" w:hAnsiTheme="minorHAnsi" w:cstheme="minorBidi"/>
          <w:color w:val="auto"/>
          <w:lang w:eastAsia="en-US"/>
        </w:rPr>
        <w:t>Create a descriptive ‘READ ME’ document about the project;</w:t>
      </w:r>
      <w:r>
        <w:rPr>
          <w:rFonts w:asciiTheme="minorHAnsi" w:eastAsiaTheme="minorEastAsia" w:hAnsiTheme="minorHAnsi" w:cstheme="minorBidi"/>
          <w:color w:val="auto"/>
          <w:lang w:eastAsia="en-US"/>
        </w:rPr>
        <w:t xml:space="preserve"> include the </w:t>
      </w:r>
      <w:r>
        <w:t>Steps to execute the project in STS or Eclipse and how to run/deploy the project. T</w:t>
      </w:r>
      <w:r w:rsidRPr="00A5747D">
        <w:rPr>
          <w:rFonts w:asciiTheme="minorHAnsi" w:eastAsiaTheme="minorEastAsia" w:hAnsiTheme="minorHAnsi" w:cstheme="minorBidi"/>
          <w:color w:val="auto"/>
          <w:lang w:eastAsia="en-US"/>
        </w:rPr>
        <w:t>his should help the evaluators to set up your project in their environment for the execution. Detail about any database set up if required to evaluators</w:t>
      </w:r>
    </w:p>
    <w:p w14:paraId="008FD244" w14:textId="77777777" w:rsidR="00A5747D" w:rsidRPr="00A5747D" w:rsidRDefault="00A5747D" w:rsidP="00E0189F">
      <w:pPr>
        <w:pStyle w:val="ListParagraph"/>
        <w:numPr>
          <w:ilvl w:val="0"/>
          <w:numId w:val="19"/>
        </w:numPr>
        <w:spacing w:after="0" w:line="240" w:lineRule="auto"/>
        <w:contextualSpacing w:val="0"/>
        <w:rPr>
          <w:rFonts w:asciiTheme="minorHAnsi" w:eastAsiaTheme="minorEastAsia" w:hAnsiTheme="minorHAnsi" w:cstheme="minorBidi"/>
          <w:color w:val="auto"/>
          <w:lang w:eastAsia="en-US"/>
        </w:rPr>
      </w:pPr>
      <w:r w:rsidRPr="00A5747D">
        <w:rPr>
          <w:rFonts w:asciiTheme="minorHAnsi" w:eastAsiaTheme="minorEastAsia" w:hAnsiTheme="minorHAnsi" w:cstheme="minorBidi"/>
          <w:color w:val="auto"/>
          <w:lang w:eastAsia="en-US"/>
        </w:rPr>
        <w:t>Upload your deliverables as one singe ZIP file into Moodle</w:t>
      </w:r>
    </w:p>
    <w:p w14:paraId="28823C1E" w14:textId="77777777" w:rsidR="00A5747D" w:rsidRPr="00A5747D" w:rsidRDefault="00A5747D" w:rsidP="00E0189F">
      <w:pPr>
        <w:pStyle w:val="ListParagraph"/>
        <w:numPr>
          <w:ilvl w:val="0"/>
          <w:numId w:val="19"/>
        </w:numPr>
        <w:spacing w:after="0" w:line="240" w:lineRule="auto"/>
        <w:contextualSpacing w:val="0"/>
        <w:rPr>
          <w:rFonts w:asciiTheme="minorHAnsi" w:eastAsiaTheme="minorEastAsia" w:hAnsiTheme="minorHAnsi" w:cstheme="minorBidi"/>
          <w:color w:val="auto"/>
          <w:lang w:eastAsia="en-US"/>
        </w:rPr>
      </w:pPr>
      <w:r w:rsidRPr="00A5747D">
        <w:rPr>
          <w:rFonts w:asciiTheme="minorHAnsi" w:eastAsiaTheme="minorEastAsia" w:hAnsiTheme="minorHAnsi" w:cstheme="minorBidi"/>
          <w:color w:val="auto"/>
          <w:lang w:eastAsia="en-US"/>
        </w:rPr>
        <w:t>If the ZIP file size is more than 50 MB, then discard all your JAR files/Node Modules for the upload. Make sure the instructions and process of including it is available in README file</w:t>
      </w:r>
    </w:p>
    <w:p w14:paraId="27491455" w14:textId="77777777" w:rsidR="00A5747D" w:rsidRPr="00A5747D" w:rsidRDefault="00A5747D" w:rsidP="00E0189F">
      <w:pPr>
        <w:pStyle w:val="ListParagraph"/>
        <w:numPr>
          <w:ilvl w:val="0"/>
          <w:numId w:val="19"/>
        </w:numPr>
        <w:spacing w:after="0" w:line="240" w:lineRule="auto"/>
        <w:contextualSpacing w:val="0"/>
        <w:rPr>
          <w:rFonts w:asciiTheme="minorHAnsi" w:eastAsiaTheme="minorEastAsia" w:hAnsiTheme="minorHAnsi" w:cstheme="minorBidi"/>
          <w:color w:val="auto"/>
          <w:lang w:eastAsia="en-US"/>
        </w:rPr>
      </w:pPr>
      <w:r w:rsidRPr="00A5747D">
        <w:rPr>
          <w:rFonts w:asciiTheme="minorHAnsi" w:eastAsiaTheme="minorEastAsia" w:hAnsiTheme="minorHAnsi" w:cstheme="minorBidi"/>
          <w:color w:val="auto"/>
          <w:lang w:eastAsia="en-US"/>
        </w:rPr>
        <w:t>ZIP file Naming Convention –&gt; &lt;AssocaiteID&gt;_&lt;CourseCode&gt;_&lt;Track&gt;_&lt;Upload Date DDMMYYYY&gt; Eg., 145865_ATKTM167_DOTNET_26082019</w:t>
      </w:r>
    </w:p>
    <w:p w14:paraId="399DC028" w14:textId="567F5A9F" w:rsidR="00A5747D" w:rsidRDefault="00A5747D" w:rsidP="00E0189F">
      <w:pPr>
        <w:pStyle w:val="ListParagraph"/>
        <w:widowControl w:val="0"/>
        <w:numPr>
          <w:ilvl w:val="0"/>
          <w:numId w:val="19"/>
        </w:numPr>
        <w:spacing w:after="0" w:line="240" w:lineRule="auto"/>
        <w:ind w:right="113"/>
        <w:contextualSpacing w:val="0"/>
        <w:jc w:val="both"/>
      </w:pPr>
      <w:r w:rsidRPr="00A5747D">
        <w:rPr>
          <w:rFonts w:asciiTheme="minorHAnsi" w:eastAsiaTheme="minorEastAsia" w:hAnsiTheme="minorHAnsi" w:cstheme="minorBidi"/>
          <w:color w:val="auto"/>
          <w:lang w:eastAsia="en-US"/>
        </w:rPr>
        <w:t>Keep the final back up in</w:t>
      </w:r>
      <w:r w:rsidRPr="00A5747D">
        <w:rPr>
          <w:color w:val="1F497D"/>
        </w:rPr>
        <w:t xml:space="preserve"> </w:t>
      </w:r>
      <w:hyperlink r:id="rId71" w:history="1">
        <w:r>
          <w:rPr>
            <w:rStyle w:val="Hyperlink"/>
          </w:rPr>
          <w:t>https://code.cognizant.com</w:t>
        </w:r>
      </w:hyperlink>
    </w:p>
    <w:p w14:paraId="18BA9B86" w14:textId="652AF334" w:rsidR="00F42848" w:rsidRDefault="00F42848" w:rsidP="00E0189F">
      <w:pPr>
        <w:widowControl w:val="0"/>
        <w:numPr>
          <w:ilvl w:val="0"/>
          <w:numId w:val="19"/>
        </w:numPr>
        <w:spacing w:after="0" w:line="240" w:lineRule="auto"/>
        <w:ind w:right="113"/>
        <w:jc w:val="both"/>
      </w:pPr>
      <w:r>
        <w:t>Please make sure that your code does not have any compilation/console errors while being deployed using Docker.</w:t>
      </w:r>
    </w:p>
    <w:p w14:paraId="49ED1968" w14:textId="77777777" w:rsidR="00F42848" w:rsidRDefault="00F42848" w:rsidP="00E0189F">
      <w:pPr>
        <w:widowControl w:val="0"/>
        <w:numPr>
          <w:ilvl w:val="0"/>
          <w:numId w:val="19"/>
        </w:numPr>
        <w:spacing w:after="0" w:line="240" w:lineRule="auto"/>
        <w:ind w:right="113" w:hanging="357"/>
        <w:jc w:val="both"/>
      </w:pPr>
      <w:r>
        <w:t>The final solution should consist of:</w:t>
      </w:r>
    </w:p>
    <w:p w14:paraId="27F47E54" w14:textId="7DF92F99" w:rsidR="00F42848" w:rsidRDefault="00F42848" w:rsidP="00E0189F">
      <w:pPr>
        <w:widowControl w:val="0"/>
        <w:numPr>
          <w:ilvl w:val="1"/>
          <w:numId w:val="19"/>
        </w:numPr>
        <w:spacing w:after="0" w:line="240" w:lineRule="auto"/>
        <w:ind w:right="113" w:hanging="357"/>
        <w:jc w:val="both"/>
      </w:pPr>
      <w:r>
        <w:t xml:space="preserve">Docker Image, which can be executed to deploy the project at </w:t>
      </w:r>
      <w:hyperlink r:id="rId72" w:history="1">
        <w:r w:rsidRPr="00B3366F">
          <w:rPr>
            <w:rStyle w:val="Hyperlink"/>
          </w:rPr>
          <w:t>http://localhost:portnumber</w:t>
        </w:r>
      </w:hyperlink>
      <w:r>
        <w:t xml:space="preserve"> or </w:t>
      </w:r>
      <w:hyperlink r:id="rId73" w:history="1">
        <w:r w:rsidRPr="00B3366F">
          <w:rPr>
            <w:rStyle w:val="Hyperlink"/>
          </w:rPr>
          <w:t>http://ipaddress:portnumber</w:t>
        </w:r>
      </w:hyperlink>
      <w:r>
        <w:t>.</w:t>
      </w:r>
    </w:p>
    <w:p w14:paraId="699F244B" w14:textId="77777777" w:rsidR="00F42848" w:rsidRDefault="00F42848" w:rsidP="00E0189F">
      <w:pPr>
        <w:widowControl w:val="0"/>
        <w:numPr>
          <w:ilvl w:val="1"/>
          <w:numId w:val="19"/>
        </w:numPr>
        <w:spacing w:after="0" w:line="240" w:lineRule="auto"/>
        <w:ind w:right="113" w:hanging="357"/>
        <w:jc w:val="both"/>
      </w:pPr>
      <w:r>
        <w:t>Dump of command “git log”</w:t>
      </w:r>
    </w:p>
    <w:p w14:paraId="194051E7" w14:textId="77777777" w:rsidR="00F42848" w:rsidRDefault="00F42848" w:rsidP="00E0189F">
      <w:pPr>
        <w:widowControl w:val="0"/>
        <w:numPr>
          <w:ilvl w:val="1"/>
          <w:numId w:val="19"/>
        </w:numPr>
        <w:spacing w:after="0" w:line="240" w:lineRule="auto"/>
        <w:ind w:right="113" w:hanging="357"/>
        <w:jc w:val="both"/>
      </w:pPr>
      <w:r>
        <w:t>Jenkins report about number of times it pulled the code from GIT to create a production/minified version of UI solution.</w:t>
      </w:r>
    </w:p>
    <w:p w14:paraId="5392B9AC" w14:textId="77777777" w:rsidR="00F42848" w:rsidRDefault="00F42848" w:rsidP="00E0189F">
      <w:pPr>
        <w:widowControl w:val="0"/>
        <w:numPr>
          <w:ilvl w:val="1"/>
          <w:numId w:val="19"/>
        </w:numPr>
        <w:spacing w:after="0" w:line="240" w:lineRule="auto"/>
        <w:ind w:right="113" w:hanging="357"/>
        <w:jc w:val="both"/>
      </w:pPr>
      <w:r>
        <w:t>Docker File used to create Docker image from Jenkins.</w:t>
      </w:r>
    </w:p>
    <w:p w14:paraId="3EE9E283" w14:textId="77777777" w:rsidR="00F42848" w:rsidRDefault="00F42848" w:rsidP="00E0189F">
      <w:pPr>
        <w:pStyle w:val="ListParagraph"/>
        <w:widowControl w:val="0"/>
        <w:numPr>
          <w:ilvl w:val="1"/>
          <w:numId w:val="19"/>
        </w:numPr>
        <w:pBdr>
          <w:top w:val="nil"/>
          <w:left w:val="nil"/>
          <w:bottom w:val="nil"/>
          <w:right w:val="nil"/>
          <w:between w:val="nil"/>
        </w:pBdr>
        <w:spacing w:after="0" w:line="240" w:lineRule="auto"/>
        <w:ind w:right="113"/>
        <w:jc w:val="both"/>
      </w:pPr>
      <w:r>
        <w:t>Working POM.xml for the project.</w:t>
      </w:r>
    </w:p>
    <w:p w14:paraId="2C376661" w14:textId="77777777" w:rsidR="00F42848" w:rsidRDefault="00F42848" w:rsidP="00E0189F">
      <w:pPr>
        <w:widowControl w:val="0"/>
        <w:numPr>
          <w:ilvl w:val="0"/>
          <w:numId w:val="19"/>
        </w:numPr>
        <w:pBdr>
          <w:top w:val="nil"/>
          <w:left w:val="nil"/>
          <w:bottom w:val="nil"/>
          <w:right w:val="nil"/>
          <w:between w:val="nil"/>
        </w:pBdr>
        <w:spacing w:after="0" w:line="240" w:lineRule="auto"/>
        <w:ind w:right="115"/>
        <w:jc w:val="both"/>
      </w:pPr>
      <w:r>
        <w:t>Docker Image to be executed to run the database, pre</w:t>
      </w:r>
      <w:r w:rsidR="000341F1">
        <w:t>-populated with sample records</w:t>
      </w:r>
      <w:r>
        <w:t>.</w:t>
      </w:r>
    </w:p>
    <w:p w14:paraId="645F6889" w14:textId="77777777" w:rsidR="00F42848" w:rsidRDefault="00F42848" w:rsidP="00E0189F">
      <w:pPr>
        <w:pStyle w:val="ListParagraph"/>
        <w:numPr>
          <w:ilvl w:val="0"/>
          <w:numId w:val="19"/>
        </w:numPr>
        <w:pBdr>
          <w:top w:val="nil"/>
          <w:left w:val="nil"/>
          <w:bottom w:val="nil"/>
          <w:right w:val="nil"/>
          <w:between w:val="nil"/>
        </w:pBdr>
        <w:spacing w:line="360" w:lineRule="auto"/>
        <w:jc w:val="both"/>
      </w:pPr>
      <w:r>
        <w:t xml:space="preserve">Jenkins/build report and code coverage report from JaCoCo </w:t>
      </w:r>
    </w:p>
    <w:p w14:paraId="3B3A2CAE" w14:textId="77777777" w:rsidR="00F42848" w:rsidRPr="001F1C9E" w:rsidRDefault="00F42848" w:rsidP="001F1C9E">
      <w:pPr>
        <w:pStyle w:val="ListParagraph"/>
        <w:pBdr>
          <w:top w:val="nil"/>
          <w:left w:val="nil"/>
          <w:bottom w:val="nil"/>
          <w:right w:val="nil"/>
          <w:between w:val="nil"/>
        </w:pBdr>
        <w:spacing w:line="360" w:lineRule="auto"/>
        <w:jc w:val="both"/>
        <w:rPr>
          <w:b/>
        </w:rPr>
      </w:pPr>
      <w:bookmarkStart w:id="59" w:name="_Toc15390407"/>
      <w:r w:rsidRPr="001F1C9E">
        <w:rPr>
          <w:b/>
        </w:rPr>
        <w:t>Before submitting the case study ensure you,</w:t>
      </w:r>
      <w:bookmarkEnd w:id="59"/>
    </w:p>
    <w:p w14:paraId="41D0F20B" w14:textId="77777777" w:rsidR="00F42848" w:rsidRDefault="00F42848" w:rsidP="00E0189F">
      <w:pPr>
        <w:pStyle w:val="ListParagraph"/>
        <w:numPr>
          <w:ilvl w:val="0"/>
          <w:numId w:val="17"/>
        </w:numPr>
      </w:pPr>
      <w:r>
        <w:t>Set up Jenkins on the localhost/cloud and integrate with GIT repository.</w:t>
      </w:r>
    </w:p>
    <w:p w14:paraId="07E259E1" w14:textId="77777777" w:rsidR="00F42848" w:rsidRDefault="00F42848" w:rsidP="00E0189F">
      <w:pPr>
        <w:pStyle w:val="ListParagraph"/>
        <w:numPr>
          <w:ilvl w:val="0"/>
          <w:numId w:val="17"/>
        </w:numPr>
      </w:pPr>
      <w:r>
        <w:t>Setup Jenkins to create Docker image, which can deploy the final solution.</w:t>
      </w:r>
    </w:p>
    <w:p w14:paraId="119EC3F7" w14:textId="77777777" w:rsidR="00A23918" w:rsidRDefault="00F42848" w:rsidP="00E0189F">
      <w:pPr>
        <w:pStyle w:val="ListParagraph"/>
        <w:numPr>
          <w:ilvl w:val="0"/>
          <w:numId w:val="17"/>
        </w:numPr>
        <w:spacing w:after="0" w:line="240" w:lineRule="auto"/>
        <w:contextualSpacing w:val="0"/>
        <w:jc w:val="both"/>
      </w:pPr>
      <w:r>
        <w:t>Save the Jenkins/build reports as a part of final deliverable.</w:t>
      </w:r>
    </w:p>
    <w:p w14:paraId="1D64D729" w14:textId="38781074" w:rsidR="00CC7C7C" w:rsidRDefault="00CC7C7C" w:rsidP="00C9638E">
      <w:bookmarkStart w:id="60" w:name="_MEAN_Technical_Specification"/>
      <w:bookmarkStart w:id="61" w:name="_DOTNET_Technical_Specification"/>
      <w:bookmarkEnd w:id="56"/>
      <w:bookmarkEnd w:id="60"/>
      <w:bookmarkEnd w:id="61"/>
    </w:p>
    <w:sectPr w:rsidR="00CC7C7C" w:rsidSect="00FD40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21EE83" w14:textId="77777777" w:rsidR="00DA1F34" w:rsidRDefault="00DA1F34" w:rsidP="002279CC">
      <w:pPr>
        <w:spacing w:after="0" w:line="240" w:lineRule="auto"/>
      </w:pPr>
      <w:r>
        <w:separator/>
      </w:r>
    </w:p>
  </w:endnote>
  <w:endnote w:type="continuationSeparator" w:id="0">
    <w:p w14:paraId="1A3D2465" w14:textId="77777777" w:rsidR="00DA1F34" w:rsidRDefault="00DA1F34" w:rsidP="00227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D37FB" w14:textId="77777777" w:rsidR="000E2E55" w:rsidRDefault="000E2E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8F540" w14:textId="77777777" w:rsidR="000E2E55" w:rsidRDefault="000E2E55" w:rsidP="00F55E5C">
    <w:pPr>
      <w:pStyle w:val="Header"/>
      <w:ind w:left="-1008" w:right="-864"/>
      <w:jc w:val="right"/>
    </w:pPr>
    <w:r>
      <w:rPr>
        <w:noProof/>
      </w:rPr>
      <mc:AlternateContent>
        <mc:Choice Requires="wps">
          <w:drawing>
            <wp:anchor distT="0" distB="0" distL="114300" distR="114300" simplePos="0" relativeHeight="251661312" behindDoc="0" locked="0" layoutInCell="0" allowOverlap="1" wp14:anchorId="0B744B7F" wp14:editId="07810CF9">
              <wp:simplePos x="0" y="0"/>
              <wp:positionH relativeFrom="column">
                <wp:posOffset>-914400</wp:posOffset>
              </wp:positionH>
              <wp:positionV relativeFrom="paragraph">
                <wp:posOffset>228600</wp:posOffset>
              </wp:positionV>
              <wp:extent cx="7772400" cy="0"/>
              <wp:effectExtent l="9525" t="9525" r="9525" b="952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524A4"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pt" to="54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" o:allowincell="f" strokecolor="#969696"/>
          </w:pict>
        </mc:Fallback>
      </mc:AlternateContent>
    </w:r>
  </w:p>
  <w:p w14:paraId="70D575FC" w14:textId="77777777" w:rsidR="000E2E55" w:rsidRDefault="000E2E55" w:rsidP="00F55E5C">
    <w:pPr>
      <w:pStyle w:val="Footer"/>
      <w:tabs>
        <w:tab w:val="clear" w:pos="8640"/>
        <w:tab w:val="right" w:pos="9000"/>
      </w:tabs>
      <w:spacing w:before="0" w:after="0" w:line="240" w:lineRule="auto"/>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64798" w14:textId="77777777" w:rsidR="000E2E55" w:rsidRDefault="000E2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ED240" w14:textId="77777777" w:rsidR="00DA1F34" w:rsidRDefault="00DA1F34" w:rsidP="002279CC">
      <w:pPr>
        <w:spacing w:after="0" w:line="240" w:lineRule="auto"/>
      </w:pPr>
      <w:r>
        <w:separator/>
      </w:r>
    </w:p>
  </w:footnote>
  <w:footnote w:type="continuationSeparator" w:id="0">
    <w:p w14:paraId="0FBE269E" w14:textId="77777777" w:rsidR="00DA1F34" w:rsidRDefault="00DA1F34" w:rsidP="002279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E28D5" w14:textId="77777777" w:rsidR="000E2E55" w:rsidRDefault="000E2E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58712" w14:textId="77777777" w:rsidR="000E2E55" w:rsidRDefault="000E2E55" w:rsidP="002D77EA">
    <w:pPr>
      <w:pStyle w:val="Header"/>
      <w:ind w:left="-576" w:right="-1800"/>
    </w:pPr>
    <w:r>
      <w:rPr>
        <w:noProof/>
      </w:rPr>
      <w:drawing>
        <wp:inline distT="0" distB="0" distL="0" distR="0" wp14:anchorId="0ABBE884" wp14:editId="65D3C96C">
          <wp:extent cx="947695" cy="2000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3768" cy="201307"/>
                  </a:xfrm>
                  <a:prstGeom prst="rect">
                    <a:avLst/>
                  </a:prstGeom>
                  <a:noFill/>
                  <a:ln>
                    <a:noFill/>
                  </a:ln>
                </pic:spPr>
              </pic:pic>
            </a:graphicData>
          </a:graphic>
        </wp:inline>
      </w:drawing>
    </w:r>
    <w:r w:rsidR="00DA1F34">
      <w:rPr>
        <w:noProof/>
      </w:rPr>
      <w:pict w14:anchorId="08E31A4A">
        <v:line id="_x0000_s2049" style="position:absolute;left:0;text-align:left;z-index:251659264;mso-position-horizontal-relative:text;mso-position-vertical-relative:text" from="-1in,18pt" to="540pt,18pt" o:allowincell="f" strokecolor="#969696"/>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C9E65" w14:textId="77777777" w:rsidR="000E2E55" w:rsidRDefault="000E2E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05D1"/>
    <w:multiLevelType w:val="hybridMultilevel"/>
    <w:tmpl w:val="1A9C393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85304"/>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08F7C5E"/>
    <w:multiLevelType w:val="hybridMultilevel"/>
    <w:tmpl w:val="8F541DF8"/>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1F51430"/>
    <w:multiLevelType w:val="hybridMultilevel"/>
    <w:tmpl w:val="4FAC13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11ECF"/>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482775B"/>
    <w:multiLevelType w:val="multilevel"/>
    <w:tmpl w:val="422AADE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FF000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4EB3866"/>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168A589A"/>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194647A9"/>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1B140023"/>
    <w:multiLevelType w:val="multilevel"/>
    <w:tmpl w:val="B3A07F4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D7E200C"/>
    <w:multiLevelType w:val="hybridMultilevel"/>
    <w:tmpl w:val="D1EE2E2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1EA30501"/>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23A94F72"/>
    <w:multiLevelType w:val="hybridMultilevel"/>
    <w:tmpl w:val="128275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9A2676C"/>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2AF00312"/>
    <w:multiLevelType w:val="hybridMultilevel"/>
    <w:tmpl w:val="837EE068"/>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2D491507"/>
    <w:multiLevelType w:val="hybridMultilevel"/>
    <w:tmpl w:val="E11C8C4C"/>
    <w:lvl w:ilvl="0" w:tplc="0409000D">
      <w:start w:val="1"/>
      <w:numFmt w:val="bullet"/>
      <w:lvlText w:val=""/>
      <w:lvlJc w:val="left"/>
      <w:pPr>
        <w:ind w:left="36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F422A38"/>
    <w:multiLevelType w:val="hybridMultilevel"/>
    <w:tmpl w:val="113C787C"/>
    <w:lvl w:ilvl="0" w:tplc="FFFFFFFF">
      <w:start w:val="1"/>
      <w:numFmt w:val="bullet"/>
      <w:lvlText w:val="•"/>
      <w:lvlJc w:val="left"/>
      <w:pPr>
        <w:ind w:left="720" w:hanging="360"/>
      </w:pPr>
      <w:rPr>
        <w:rFonts w:ascii="Calibri" w:hAnsi="Calibri"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325348B5"/>
    <w:multiLevelType w:val="hybridMultilevel"/>
    <w:tmpl w:val="D1EE2E2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326C1B94"/>
    <w:multiLevelType w:val="hybridMultilevel"/>
    <w:tmpl w:val="71006CF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38D9200B"/>
    <w:multiLevelType w:val="hybridMultilevel"/>
    <w:tmpl w:val="8F541DF8"/>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3C0664C5"/>
    <w:multiLevelType w:val="multilevel"/>
    <w:tmpl w:val="62BE85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08D1C73"/>
    <w:multiLevelType w:val="hybridMultilevel"/>
    <w:tmpl w:val="71006CF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45521AAE"/>
    <w:multiLevelType w:val="hybridMultilevel"/>
    <w:tmpl w:val="95D825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5E642B"/>
    <w:multiLevelType w:val="multilevel"/>
    <w:tmpl w:val="B3A07F4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54807AD2"/>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55D93438"/>
    <w:multiLevelType w:val="hybridMultilevel"/>
    <w:tmpl w:val="71006CF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5A233D17"/>
    <w:multiLevelType w:val="multilevel"/>
    <w:tmpl w:val="B3A07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F3F3E9D"/>
    <w:multiLevelType w:val="hybridMultilevel"/>
    <w:tmpl w:val="71006CF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625C2377"/>
    <w:multiLevelType w:val="multilevel"/>
    <w:tmpl w:val="B3A07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30" w15:restartNumberingAfterBreak="0">
    <w:nsid w:val="675F629D"/>
    <w:multiLevelType w:val="hybridMultilevel"/>
    <w:tmpl w:val="08B432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67643B58"/>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2" w15:restartNumberingAfterBreak="0">
    <w:nsid w:val="700F3E78"/>
    <w:multiLevelType w:val="multilevel"/>
    <w:tmpl w:val="B3A07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05E27EE"/>
    <w:multiLevelType w:val="hybridMultilevel"/>
    <w:tmpl w:val="4516F420"/>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036285"/>
    <w:multiLevelType w:val="hybridMultilevel"/>
    <w:tmpl w:val="71006CF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743B4FA1"/>
    <w:multiLevelType w:val="hybridMultilevel"/>
    <w:tmpl w:val="24DA14F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50353CF"/>
    <w:multiLevelType w:val="multilevel"/>
    <w:tmpl w:val="B3A07F4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77BA715C"/>
    <w:multiLevelType w:val="multilevel"/>
    <w:tmpl w:val="B3A07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051C10"/>
    <w:multiLevelType w:val="hybridMultilevel"/>
    <w:tmpl w:val="837EE068"/>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9" w15:restartNumberingAfterBreak="0">
    <w:nsid w:val="788B4DA7"/>
    <w:multiLevelType w:val="hybridMultilevel"/>
    <w:tmpl w:val="75C2F5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0" w15:restartNumberingAfterBreak="0">
    <w:nsid w:val="7B512F78"/>
    <w:multiLevelType w:val="hybridMultilevel"/>
    <w:tmpl w:val="18282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A371D4"/>
    <w:multiLevelType w:val="hybridMultilevel"/>
    <w:tmpl w:val="7DD255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0"/>
  </w:num>
  <w:num w:numId="5">
    <w:abstractNumId w:val="33"/>
  </w:num>
  <w:num w:numId="6">
    <w:abstractNumId w:val="22"/>
  </w:num>
  <w:num w:numId="7">
    <w:abstractNumId w:val="15"/>
  </w:num>
  <w:num w:numId="8">
    <w:abstractNumId w:val="10"/>
  </w:num>
  <w:num w:numId="9">
    <w:abstractNumId w:val="2"/>
  </w:num>
  <w:num w:numId="10">
    <w:abstractNumId w:val="32"/>
  </w:num>
  <w:num w:numId="11">
    <w:abstractNumId w:val="28"/>
  </w:num>
  <w:num w:numId="12">
    <w:abstractNumId w:val="25"/>
  </w:num>
  <w:num w:numId="13">
    <w:abstractNumId w:val="38"/>
  </w:num>
  <w:num w:numId="14">
    <w:abstractNumId w:val="34"/>
  </w:num>
  <w:num w:numId="15">
    <w:abstractNumId w:val="20"/>
  </w:num>
  <w:num w:numId="1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36"/>
  </w:num>
  <w:num w:numId="19">
    <w:abstractNumId w:val="37"/>
  </w:num>
  <w:num w:numId="20">
    <w:abstractNumId w:val="9"/>
  </w:num>
  <w:num w:numId="21">
    <w:abstractNumId w:val="19"/>
  </w:num>
  <w:num w:numId="22">
    <w:abstractNumId w:val="31"/>
  </w:num>
  <w:num w:numId="23">
    <w:abstractNumId w:val="24"/>
  </w:num>
  <w:num w:numId="24">
    <w:abstractNumId w:val="11"/>
  </w:num>
  <w:num w:numId="25">
    <w:abstractNumId w:val="16"/>
  </w:num>
  <w:num w:numId="26">
    <w:abstractNumId w:val="13"/>
  </w:num>
  <w:num w:numId="27">
    <w:abstractNumId w:val="39"/>
  </w:num>
  <w:num w:numId="28">
    <w:abstractNumId w:val="8"/>
  </w:num>
  <w:num w:numId="29">
    <w:abstractNumId w:val="4"/>
  </w:num>
  <w:num w:numId="30">
    <w:abstractNumId w:val="1"/>
  </w:num>
  <w:num w:numId="31">
    <w:abstractNumId w:val="29"/>
    <w:lvlOverride w:ilvl="0">
      <w:startOverride w:val="1"/>
    </w:lvlOverride>
  </w:num>
  <w:num w:numId="32">
    <w:abstractNumId w:val="12"/>
  </w:num>
  <w:num w:numId="33">
    <w:abstractNumId w:val="40"/>
  </w:num>
  <w:num w:numId="34">
    <w:abstractNumId w:val="3"/>
  </w:num>
  <w:num w:numId="35">
    <w:abstractNumId w:val="21"/>
  </w:num>
  <w:num w:numId="36">
    <w:abstractNumId w:val="14"/>
  </w:num>
  <w:num w:numId="37">
    <w:abstractNumId w:val="18"/>
  </w:num>
  <w:num w:numId="38">
    <w:abstractNumId w:val="17"/>
  </w:num>
  <w:num w:numId="39">
    <w:abstractNumId w:val="27"/>
  </w:num>
  <w:num w:numId="40">
    <w:abstractNumId w:val="7"/>
  </w:num>
  <w:num w:numId="41">
    <w:abstractNumId w:val="35"/>
  </w:num>
  <w:num w:numId="42">
    <w:abstractNumId w:val="6"/>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onnuswamy, Suresh (Cognizant)">
    <w15:presenceInfo w15:providerId="AD" w15:userId="S-1-5-21-1178368992-402679808-390482200-8726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9CC"/>
    <w:rsid w:val="00006580"/>
    <w:rsid w:val="00006B13"/>
    <w:rsid w:val="00015428"/>
    <w:rsid w:val="00025C7F"/>
    <w:rsid w:val="00031082"/>
    <w:rsid w:val="00033E82"/>
    <w:rsid w:val="000341F1"/>
    <w:rsid w:val="00035AA6"/>
    <w:rsid w:val="00044131"/>
    <w:rsid w:val="0004620D"/>
    <w:rsid w:val="000471CE"/>
    <w:rsid w:val="000529B3"/>
    <w:rsid w:val="00057A7C"/>
    <w:rsid w:val="00070CE4"/>
    <w:rsid w:val="00080A9E"/>
    <w:rsid w:val="000A0CD8"/>
    <w:rsid w:val="000A1213"/>
    <w:rsid w:val="000A53DF"/>
    <w:rsid w:val="000B52CB"/>
    <w:rsid w:val="000E2E55"/>
    <w:rsid w:val="000F173B"/>
    <w:rsid w:val="0011245F"/>
    <w:rsid w:val="001130D2"/>
    <w:rsid w:val="00113A33"/>
    <w:rsid w:val="00113ACD"/>
    <w:rsid w:val="001164B2"/>
    <w:rsid w:val="0012337E"/>
    <w:rsid w:val="001234F4"/>
    <w:rsid w:val="00130495"/>
    <w:rsid w:val="00136CE3"/>
    <w:rsid w:val="00137D6B"/>
    <w:rsid w:val="00140463"/>
    <w:rsid w:val="0015330D"/>
    <w:rsid w:val="00156349"/>
    <w:rsid w:val="00163442"/>
    <w:rsid w:val="00171BDF"/>
    <w:rsid w:val="001937F0"/>
    <w:rsid w:val="001941D6"/>
    <w:rsid w:val="001A4C61"/>
    <w:rsid w:val="001A69C4"/>
    <w:rsid w:val="001B52AF"/>
    <w:rsid w:val="001B6138"/>
    <w:rsid w:val="001B647C"/>
    <w:rsid w:val="001C460E"/>
    <w:rsid w:val="001D3AAB"/>
    <w:rsid w:val="001E17A5"/>
    <w:rsid w:val="001E6B3D"/>
    <w:rsid w:val="001E7CB1"/>
    <w:rsid w:val="001F1C9E"/>
    <w:rsid w:val="001F2DA7"/>
    <w:rsid w:val="001F41FD"/>
    <w:rsid w:val="001F4D32"/>
    <w:rsid w:val="001F6742"/>
    <w:rsid w:val="002049C2"/>
    <w:rsid w:val="002073BC"/>
    <w:rsid w:val="0021339C"/>
    <w:rsid w:val="00217EE5"/>
    <w:rsid w:val="00220AF1"/>
    <w:rsid w:val="002279CC"/>
    <w:rsid w:val="002319A3"/>
    <w:rsid w:val="00242BA5"/>
    <w:rsid w:val="00252634"/>
    <w:rsid w:val="00252D0F"/>
    <w:rsid w:val="00254978"/>
    <w:rsid w:val="002555F5"/>
    <w:rsid w:val="00257020"/>
    <w:rsid w:val="00257B2B"/>
    <w:rsid w:val="0027269A"/>
    <w:rsid w:val="00274F5D"/>
    <w:rsid w:val="0027605F"/>
    <w:rsid w:val="002776EE"/>
    <w:rsid w:val="00282196"/>
    <w:rsid w:val="002A2DAF"/>
    <w:rsid w:val="002C1DC4"/>
    <w:rsid w:val="002D0C4D"/>
    <w:rsid w:val="002D0D61"/>
    <w:rsid w:val="002D2F19"/>
    <w:rsid w:val="002D57A8"/>
    <w:rsid w:val="002D77EA"/>
    <w:rsid w:val="002F2084"/>
    <w:rsid w:val="00301E17"/>
    <w:rsid w:val="003023E3"/>
    <w:rsid w:val="00321B1A"/>
    <w:rsid w:val="00322C5C"/>
    <w:rsid w:val="00323362"/>
    <w:rsid w:val="00324D93"/>
    <w:rsid w:val="003304DA"/>
    <w:rsid w:val="003323D2"/>
    <w:rsid w:val="00333C12"/>
    <w:rsid w:val="0034226E"/>
    <w:rsid w:val="0034605E"/>
    <w:rsid w:val="003470D7"/>
    <w:rsid w:val="00351577"/>
    <w:rsid w:val="00351D87"/>
    <w:rsid w:val="003569A4"/>
    <w:rsid w:val="00367983"/>
    <w:rsid w:val="003712B9"/>
    <w:rsid w:val="00371736"/>
    <w:rsid w:val="00386DD2"/>
    <w:rsid w:val="00393B42"/>
    <w:rsid w:val="00393B67"/>
    <w:rsid w:val="003A0C32"/>
    <w:rsid w:val="003A4826"/>
    <w:rsid w:val="003B2B93"/>
    <w:rsid w:val="003D03D1"/>
    <w:rsid w:val="003D201C"/>
    <w:rsid w:val="003D4FFA"/>
    <w:rsid w:val="003D7CD9"/>
    <w:rsid w:val="003D7DD0"/>
    <w:rsid w:val="003E2391"/>
    <w:rsid w:val="003F2A2A"/>
    <w:rsid w:val="003F4052"/>
    <w:rsid w:val="004014C5"/>
    <w:rsid w:val="004108ED"/>
    <w:rsid w:val="004168F2"/>
    <w:rsid w:val="00425648"/>
    <w:rsid w:val="00431A3D"/>
    <w:rsid w:val="00434F44"/>
    <w:rsid w:val="004407A3"/>
    <w:rsid w:val="004456B3"/>
    <w:rsid w:val="00447499"/>
    <w:rsid w:val="00447E0D"/>
    <w:rsid w:val="00450391"/>
    <w:rsid w:val="0045164B"/>
    <w:rsid w:val="004631C6"/>
    <w:rsid w:val="00463DC0"/>
    <w:rsid w:val="00481ED4"/>
    <w:rsid w:val="004840D7"/>
    <w:rsid w:val="004877E1"/>
    <w:rsid w:val="00491C0A"/>
    <w:rsid w:val="004A05D1"/>
    <w:rsid w:val="004A24AA"/>
    <w:rsid w:val="004B3423"/>
    <w:rsid w:val="004B42A6"/>
    <w:rsid w:val="004B5A51"/>
    <w:rsid w:val="004C4630"/>
    <w:rsid w:val="004D10EC"/>
    <w:rsid w:val="004D1BED"/>
    <w:rsid w:val="004D65CB"/>
    <w:rsid w:val="004E6DD0"/>
    <w:rsid w:val="004E713B"/>
    <w:rsid w:val="004F5261"/>
    <w:rsid w:val="00507AF8"/>
    <w:rsid w:val="0051475A"/>
    <w:rsid w:val="00517217"/>
    <w:rsid w:val="00520197"/>
    <w:rsid w:val="005257CF"/>
    <w:rsid w:val="00532F68"/>
    <w:rsid w:val="00540E62"/>
    <w:rsid w:val="00541ADA"/>
    <w:rsid w:val="00546892"/>
    <w:rsid w:val="00565A6A"/>
    <w:rsid w:val="005701F4"/>
    <w:rsid w:val="00571D04"/>
    <w:rsid w:val="00574479"/>
    <w:rsid w:val="00595C5A"/>
    <w:rsid w:val="005A0509"/>
    <w:rsid w:val="005A6359"/>
    <w:rsid w:val="005B26C6"/>
    <w:rsid w:val="005B4B75"/>
    <w:rsid w:val="005B7D1F"/>
    <w:rsid w:val="005C62E3"/>
    <w:rsid w:val="005C6832"/>
    <w:rsid w:val="005D23E4"/>
    <w:rsid w:val="005E5929"/>
    <w:rsid w:val="005E5C91"/>
    <w:rsid w:val="005F14D8"/>
    <w:rsid w:val="005F347A"/>
    <w:rsid w:val="005F5FDE"/>
    <w:rsid w:val="00600A71"/>
    <w:rsid w:val="00613873"/>
    <w:rsid w:val="00614F75"/>
    <w:rsid w:val="0063252A"/>
    <w:rsid w:val="006510B8"/>
    <w:rsid w:val="006573E6"/>
    <w:rsid w:val="006666E2"/>
    <w:rsid w:val="00667ED8"/>
    <w:rsid w:val="006766D4"/>
    <w:rsid w:val="006812CC"/>
    <w:rsid w:val="006824E2"/>
    <w:rsid w:val="00685428"/>
    <w:rsid w:val="00687DDB"/>
    <w:rsid w:val="00690890"/>
    <w:rsid w:val="006908CA"/>
    <w:rsid w:val="00693AC6"/>
    <w:rsid w:val="006A3F6C"/>
    <w:rsid w:val="006B12FC"/>
    <w:rsid w:val="006B3B93"/>
    <w:rsid w:val="006C2318"/>
    <w:rsid w:val="006E2996"/>
    <w:rsid w:val="006F0704"/>
    <w:rsid w:val="007079E1"/>
    <w:rsid w:val="00711086"/>
    <w:rsid w:val="00711A81"/>
    <w:rsid w:val="007162D1"/>
    <w:rsid w:val="00717F79"/>
    <w:rsid w:val="00724DAE"/>
    <w:rsid w:val="00734CE7"/>
    <w:rsid w:val="00742F62"/>
    <w:rsid w:val="007463D6"/>
    <w:rsid w:val="00747BF5"/>
    <w:rsid w:val="007534D0"/>
    <w:rsid w:val="00756337"/>
    <w:rsid w:val="007625AA"/>
    <w:rsid w:val="00771DED"/>
    <w:rsid w:val="00772FF5"/>
    <w:rsid w:val="007811E2"/>
    <w:rsid w:val="007926C3"/>
    <w:rsid w:val="007938DD"/>
    <w:rsid w:val="00795F56"/>
    <w:rsid w:val="00797C1D"/>
    <w:rsid w:val="007A280E"/>
    <w:rsid w:val="007A41FA"/>
    <w:rsid w:val="007B0993"/>
    <w:rsid w:val="007C30D8"/>
    <w:rsid w:val="007C5923"/>
    <w:rsid w:val="007D304B"/>
    <w:rsid w:val="007D5AD6"/>
    <w:rsid w:val="007E33DE"/>
    <w:rsid w:val="007F1829"/>
    <w:rsid w:val="007F60A2"/>
    <w:rsid w:val="007F6B61"/>
    <w:rsid w:val="0080082A"/>
    <w:rsid w:val="0080228E"/>
    <w:rsid w:val="00802DE7"/>
    <w:rsid w:val="00803C90"/>
    <w:rsid w:val="00815531"/>
    <w:rsid w:val="00833A17"/>
    <w:rsid w:val="00837286"/>
    <w:rsid w:val="00842D3C"/>
    <w:rsid w:val="00844282"/>
    <w:rsid w:val="00854C97"/>
    <w:rsid w:val="00872F00"/>
    <w:rsid w:val="008757AF"/>
    <w:rsid w:val="0088487F"/>
    <w:rsid w:val="008856A9"/>
    <w:rsid w:val="008957C6"/>
    <w:rsid w:val="008A7835"/>
    <w:rsid w:val="008B2C97"/>
    <w:rsid w:val="008B6C94"/>
    <w:rsid w:val="008B75C6"/>
    <w:rsid w:val="008C14A2"/>
    <w:rsid w:val="008C6CEB"/>
    <w:rsid w:val="008D0CE7"/>
    <w:rsid w:val="008E62BD"/>
    <w:rsid w:val="008F08C9"/>
    <w:rsid w:val="008F27A2"/>
    <w:rsid w:val="008F5C5D"/>
    <w:rsid w:val="00902530"/>
    <w:rsid w:val="009075B9"/>
    <w:rsid w:val="0092677E"/>
    <w:rsid w:val="0093168A"/>
    <w:rsid w:val="009339B7"/>
    <w:rsid w:val="009361AE"/>
    <w:rsid w:val="00936C30"/>
    <w:rsid w:val="00937725"/>
    <w:rsid w:val="00941D63"/>
    <w:rsid w:val="00944525"/>
    <w:rsid w:val="0095750E"/>
    <w:rsid w:val="0096685C"/>
    <w:rsid w:val="0098195D"/>
    <w:rsid w:val="00992E3D"/>
    <w:rsid w:val="009941FC"/>
    <w:rsid w:val="009A313B"/>
    <w:rsid w:val="009B0EE0"/>
    <w:rsid w:val="009B4F3D"/>
    <w:rsid w:val="009C5AC0"/>
    <w:rsid w:val="009D624C"/>
    <w:rsid w:val="009D6F9F"/>
    <w:rsid w:val="009E2D2D"/>
    <w:rsid w:val="009E3BB8"/>
    <w:rsid w:val="009E426E"/>
    <w:rsid w:val="009E6878"/>
    <w:rsid w:val="00A0057C"/>
    <w:rsid w:val="00A06270"/>
    <w:rsid w:val="00A1179C"/>
    <w:rsid w:val="00A1183C"/>
    <w:rsid w:val="00A14CA3"/>
    <w:rsid w:val="00A22439"/>
    <w:rsid w:val="00A23918"/>
    <w:rsid w:val="00A26269"/>
    <w:rsid w:val="00A27F00"/>
    <w:rsid w:val="00A339F5"/>
    <w:rsid w:val="00A36BCA"/>
    <w:rsid w:val="00A52758"/>
    <w:rsid w:val="00A540F4"/>
    <w:rsid w:val="00A56946"/>
    <w:rsid w:val="00A57203"/>
    <w:rsid w:val="00A5747D"/>
    <w:rsid w:val="00A61D39"/>
    <w:rsid w:val="00A70336"/>
    <w:rsid w:val="00A73259"/>
    <w:rsid w:val="00A734AF"/>
    <w:rsid w:val="00A8107A"/>
    <w:rsid w:val="00A81743"/>
    <w:rsid w:val="00A81A77"/>
    <w:rsid w:val="00A86CE8"/>
    <w:rsid w:val="00A95807"/>
    <w:rsid w:val="00A96FE9"/>
    <w:rsid w:val="00AA025E"/>
    <w:rsid w:val="00AA05F1"/>
    <w:rsid w:val="00AA105D"/>
    <w:rsid w:val="00AA19C4"/>
    <w:rsid w:val="00AC2F89"/>
    <w:rsid w:val="00AC4CB7"/>
    <w:rsid w:val="00AC660E"/>
    <w:rsid w:val="00AD3B65"/>
    <w:rsid w:val="00AD5CEB"/>
    <w:rsid w:val="00AE2752"/>
    <w:rsid w:val="00AE7C28"/>
    <w:rsid w:val="00AF18B2"/>
    <w:rsid w:val="00AF3353"/>
    <w:rsid w:val="00AF49BF"/>
    <w:rsid w:val="00AF66FB"/>
    <w:rsid w:val="00AF7CD3"/>
    <w:rsid w:val="00B02AA1"/>
    <w:rsid w:val="00B034F7"/>
    <w:rsid w:val="00B0357A"/>
    <w:rsid w:val="00B315C3"/>
    <w:rsid w:val="00B35530"/>
    <w:rsid w:val="00B37D0E"/>
    <w:rsid w:val="00B40BF7"/>
    <w:rsid w:val="00B44B0A"/>
    <w:rsid w:val="00B45C0A"/>
    <w:rsid w:val="00B529D8"/>
    <w:rsid w:val="00B80907"/>
    <w:rsid w:val="00B85155"/>
    <w:rsid w:val="00B945FB"/>
    <w:rsid w:val="00BB1A08"/>
    <w:rsid w:val="00BB31D8"/>
    <w:rsid w:val="00BC3C05"/>
    <w:rsid w:val="00BC4CD4"/>
    <w:rsid w:val="00BD2355"/>
    <w:rsid w:val="00BD3975"/>
    <w:rsid w:val="00BE337A"/>
    <w:rsid w:val="00BE5938"/>
    <w:rsid w:val="00C11C3B"/>
    <w:rsid w:val="00C12010"/>
    <w:rsid w:val="00C144A7"/>
    <w:rsid w:val="00C171FE"/>
    <w:rsid w:val="00C23AC1"/>
    <w:rsid w:val="00C2533B"/>
    <w:rsid w:val="00C43BE7"/>
    <w:rsid w:val="00C4472E"/>
    <w:rsid w:val="00C449AC"/>
    <w:rsid w:val="00C51376"/>
    <w:rsid w:val="00C516F2"/>
    <w:rsid w:val="00C5199C"/>
    <w:rsid w:val="00C54A46"/>
    <w:rsid w:val="00C60A9A"/>
    <w:rsid w:val="00C61949"/>
    <w:rsid w:val="00C6535D"/>
    <w:rsid w:val="00C73D42"/>
    <w:rsid w:val="00C74CAB"/>
    <w:rsid w:val="00C86516"/>
    <w:rsid w:val="00C9638E"/>
    <w:rsid w:val="00CB17E6"/>
    <w:rsid w:val="00CB3557"/>
    <w:rsid w:val="00CB5C31"/>
    <w:rsid w:val="00CC7C7C"/>
    <w:rsid w:val="00CE6180"/>
    <w:rsid w:val="00CE63BB"/>
    <w:rsid w:val="00CF5DC1"/>
    <w:rsid w:val="00D07038"/>
    <w:rsid w:val="00D126FF"/>
    <w:rsid w:val="00D15F08"/>
    <w:rsid w:val="00D32CE2"/>
    <w:rsid w:val="00D3339A"/>
    <w:rsid w:val="00D45A01"/>
    <w:rsid w:val="00D4772F"/>
    <w:rsid w:val="00D53A17"/>
    <w:rsid w:val="00D5672A"/>
    <w:rsid w:val="00D65E56"/>
    <w:rsid w:val="00D76509"/>
    <w:rsid w:val="00D7678F"/>
    <w:rsid w:val="00D77C02"/>
    <w:rsid w:val="00D83E13"/>
    <w:rsid w:val="00D84B53"/>
    <w:rsid w:val="00D873AB"/>
    <w:rsid w:val="00DA1F34"/>
    <w:rsid w:val="00DA2968"/>
    <w:rsid w:val="00DB325E"/>
    <w:rsid w:val="00DC0F59"/>
    <w:rsid w:val="00DC2D8E"/>
    <w:rsid w:val="00DD5DB4"/>
    <w:rsid w:val="00DE12AA"/>
    <w:rsid w:val="00DE2158"/>
    <w:rsid w:val="00DE2F76"/>
    <w:rsid w:val="00DE4603"/>
    <w:rsid w:val="00DF1AB0"/>
    <w:rsid w:val="00DF277C"/>
    <w:rsid w:val="00E0189F"/>
    <w:rsid w:val="00E042D5"/>
    <w:rsid w:val="00E04DA6"/>
    <w:rsid w:val="00E05CCA"/>
    <w:rsid w:val="00E05F7F"/>
    <w:rsid w:val="00E113AF"/>
    <w:rsid w:val="00E31991"/>
    <w:rsid w:val="00E32E44"/>
    <w:rsid w:val="00E4710F"/>
    <w:rsid w:val="00E63E73"/>
    <w:rsid w:val="00E647F5"/>
    <w:rsid w:val="00E732C8"/>
    <w:rsid w:val="00E91587"/>
    <w:rsid w:val="00E97CBF"/>
    <w:rsid w:val="00EA74D0"/>
    <w:rsid w:val="00EC21CF"/>
    <w:rsid w:val="00EC2F70"/>
    <w:rsid w:val="00ED07D2"/>
    <w:rsid w:val="00ED54EC"/>
    <w:rsid w:val="00EE06D9"/>
    <w:rsid w:val="00EE4A5D"/>
    <w:rsid w:val="00EE722A"/>
    <w:rsid w:val="00EF1E2F"/>
    <w:rsid w:val="00EF3326"/>
    <w:rsid w:val="00F04641"/>
    <w:rsid w:val="00F079E5"/>
    <w:rsid w:val="00F14A30"/>
    <w:rsid w:val="00F14C63"/>
    <w:rsid w:val="00F23386"/>
    <w:rsid w:val="00F27726"/>
    <w:rsid w:val="00F353DD"/>
    <w:rsid w:val="00F36916"/>
    <w:rsid w:val="00F37E2A"/>
    <w:rsid w:val="00F42848"/>
    <w:rsid w:val="00F45DFB"/>
    <w:rsid w:val="00F47362"/>
    <w:rsid w:val="00F50CD0"/>
    <w:rsid w:val="00F55E5C"/>
    <w:rsid w:val="00F63D7D"/>
    <w:rsid w:val="00F64025"/>
    <w:rsid w:val="00F64585"/>
    <w:rsid w:val="00F65F11"/>
    <w:rsid w:val="00F808D5"/>
    <w:rsid w:val="00F80962"/>
    <w:rsid w:val="00F86C95"/>
    <w:rsid w:val="00F911B6"/>
    <w:rsid w:val="00F92B2B"/>
    <w:rsid w:val="00FA6259"/>
    <w:rsid w:val="00FA671E"/>
    <w:rsid w:val="00FC4826"/>
    <w:rsid w:val="00FD1E53"/>
    <w:rsid w:val="00FD34DE"/>
    <w:rsid w:val="00FD40BF"/>
    <w:rsid w:val="00FD6645"/>
    <w:rsid w:val="00FD7101"/>
    <w:rsid w:val="00FF0FE6"/>
    <w:rsid w:val="00FF4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8A5925C"/>
  <w15:chartTrackingRefBased/>
  <w15:docId w15:val="{8D9BA907-C45C-4B89-95C6-8A593B0B8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6516"/>
    <w:pPr>
      <w:spacing w:line="256" w:lineRule="auto"/>
    </w:pPr>
    <w:rPr>
      <w:rFonts w:eastAsiaTheme="minorEastAsia"/>
      <w:lang w:val="en-IN"/>
    </w:rPr>
  </w:style>
  <w:style w:type="paragraph" w:styleId="Heading1">
    <w:name w:val="heading 1"/>
    <w:basedOn w:val="Normal"/>
    <w:next w:val="Normal"/>
    <w:link w:val="Heading1Char"/>
    <w:uiPriority w:val="9"/>
    <w:qFormat/>
    <w:rsid w:val="00C86516"/>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86516"/>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86516"/>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8651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C8651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8651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8651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651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651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516"/>
    <w:rPr>
      <w:rFonts w:asciiTheme="majorHAnsi" w:eastAsiaTheme="majorEastAsia" w:hAnsiTheme="majorHAnsi" w:cstheme="majorBidi"/>
      <w:b/>
      <w:bCs/>
      <w:smallCaps/>
      <w:color w:val="000000" w:themeColor="text1"/>
      <w:sz w:val="36"/>
      <w:szCs w:val="36"/>
      <w:lang w:val="en-IN"/>
    </w:rPr>
  </w:style>
  <w:style w:type="character" w:customStyle="1" w:styleId="Heading2Char">
    <w:name w:val="Heading 2 Char"/>
    <w:basedOn w:val="DefaultParagraphFont"/>
    <w:link w:val="Heading2"/>
    <w:uiPriority w:val="9"/>
    <w:rsid w:val="00C86516"/>
    <w:rPr>
      <w:rFonts w:asciiTheme="majorHAnsi" w:eastAsiaTheme="majorEastAsia" w:hAnsiTheme="majorHAnsi" w:cstheme="majorBidi"/>
      <w:b/>
      <w:bCs/>
      <w:smallCaps/>
      <w:color w:val="000000" w:themeColor="text1"/>
      <w:sz w:val="28"/>
      <w:szCs w:val="28"/>
      <w:lang w:val="en-IN"/>
    </w:rPr>
  </w:style>
  <w:style w:type="character" w:customStyle="1" w:styleId="Heading3Char">
    <w:name w:val="Heading 3 Char"/>
    <w:basedOn w:val="DefaultParagraphFont"/>
    <w:link w:val="Heading3"/>
    <w:uiPriority w:val="9"/>
    <w:rsid w:val="00C86516"/>
    <w:rPr>
      <w:rFonts w:asciiTheme="majorHAnsi" w:eastAsiaTheme="majorEastAsia" w:hAnsiTheme="majorHAnsi" w:cstheme="majorBidi"/>
      <w:b/>
      <w:bCs/>
      <w:color w:val="000000" w:themeColor="text1"/>
      <w:lang w:val="en-IN"/>
    </w:rPr>
  </w:style>
  <w:style w:type="character" w:customStyle="1" w:styleId="Heading4Char">
    <w:name w:val="Heading 4 Char"/>
    <w:basedOn w:val="DefaultParagraphFont"/>
    <w:link w:val="Heading4"/>
    <w:uiPriority w:val="9"/>
    <w:rsid w:val="00C86516"/>
    <w:rPr>
      <w:rFonts w:asciiTheme="majorHAnsi" w:eastAsiaTheme="majorEastAsia" w:hAnsiTheme="majorHAnsi" w:cstheme="majorBidi"/>
      <w:b/>
      <w:bCs/>
      <w:i/>
      <w:iCs/>
      <w:color w:val="000000" w:themeColor="text1"/>
      <w:lang w:val="en-IN"/>
    </w:rPr>
  </w:style>
  <w:style w:type="character" w:customStyle="1" w:styleId="Heading5Char">
    <w:name w:val="Heading 5 Char"/>
    <w:basedOn w:val="DefaultParagraphFont"/>
    <w:link w:val="Heading5"/>
    <w:uiPriority w:val="9"/>
    <w:rsid w:val="00C86516"/>
    <w:rPr>
      <w:rFonts w:asciiTheme="majorHAnsi" w:eastAsiaTheme="majorEastAsia" w:hAnsiTheme="majorHAnsi" w:cstheme="majorBidi"/>
      <w:color w:val="323E4F" w:themeColor="text2" w:themeShade="BF"/>
      <w:lang w:val="en-IN"/>
    </w:rPr>
  </w:style>
  <w:style w:type="character" w:customStyle="1" w:styleId="Heading6Char">
    <w:name w:val="Heading 6 Char"/>
    <w:basedOn w:val="DefaultParagraphFont"/>
    <w:link w:val="Heading6"/>
    <w:uiPriority w:val="9"/>
    <w:semiHidden/>
    <w:rsid w:val="00C86516"/>
    <w:rPr>
      <w:rFonts w:asciiTheme="majorHAnsi" w:eastAsiaTheme="majorEastAsia" w:hAnsiTheme="majorHAnsi" w:cstheme="majorBidi"/>
      <w:i/>
      <w:iCs/>
      <w:color w:val="323E4F" w:themeColor="text2" w:themeShade="BF"/>
      <w:lang w:val="en-IN"/>
    </w:rPr>
  </w:style>
  <w:style w:type="character" w:customStyle="1" w:styleId="Heading7Char">
    <w:name w:val="Heading 7 Char"/>
    <w:basedOn w:val="DefaultParagraphFont"/>
    <w:link w:val="Heading7"/>
    <w:uiPriority w:val="9"/>
    <w:semiHidden/>
    <w:rsid w:val="00C86516"/>
    <w:rPr>
      <w:rFonts w:asciiTheme="majorHAnsi" w:eastAsiaTheme="majorEastAsia" w:hAnsiTheme="majorHAnsi" w:cstheme="majorBidi"/>
      <w:i/>
      <w:iCs/>
      <w:color w:val="404040" w:themeColor="text1" w:themeTint="BF"/>
      <w:lang w:val="en-IN"/>
    </w:rPr>
  </w:style>
  <w:style w:type="character" w:customStyle="1" w:styleId="Heading8Char">
    <w:name w:val="Heading 8 Char"/>
    <w:basedOn w:val="DefaultParagraphFont"/>
    <w:link w:val="Heading8"/>
    <w:uiPriority w:val="9"/>
    <w:semiHidden/>
    <w:rsid w:val="00C86516"/>
    <w:rPr>
      <w:rFonts w:asciiTheme="majorHAnsi" w:eastAsiaTheme="majorEastAsia" w:hAnsiTheme="majorHAnsi" w:cstheme="majorBidi"/>
      <w:color w:val="404040" w:themeColor="text1" w:themeTint="BF"/>
      <w:sz w:val="20"/>
      <w:szCs w:val="20"/>
      <w:lang w:val="en-IN"/>
    </w:rPr>
  </w:style>
  <w:style w:type="character" w:customStyle="1" w:styleId="Heading9Char">
    <w:name w:val="Heading 9 Char"/>
    <w:basedOn w:val="DefaultParagraphFont"/>
    <w:link w:val="Heading9"/>
    <w:uiPriority w:val="9"/>
    <w:semiHidden/>
    <w:rsid w:val="00C86516"/>
    <w:rPr>
      <w:rFonts w:asciiTheme="majorHAnsi" w:eastAsiaTheme="majorEastAsia" w:hAnsiTheme="majorHAnsi" w:cstheme="majorBidi"/>
      <w:i/>
      <w:iCs/>
      <w:color w:val="404040" w:themeColor="text1" w:themeTint="BF"/>
      <w:sz w:val="20"/>
      <w:szCs w:val="20"/>
      <w:lang w:val="en-IN"/>
    </w:rPr>
  </w:style>
  <w:style w:type="character" w:styleId="Hyperlink">
    <w:name w:val="Hyperlink"/>
    <w:basedOn w:val="DefaultParagraphFont"/>
    <w:uiPriority w:val="99"/>
    <w:unhideWhenUsed/>
    <w:rsid w:val="00C86516"/>
    <w:rPr>
      <w:color w:val="0563C1" w:themeColor="hyperlink"/>
      <w:u w:val="single"/>
    </w:rPr>
  </w:style>
  <w:style w:type="character" w:styleId="FollowedHyperlink">
    <w:name w:val="FollowedHyperlink"/>
    <w:basedOn w:val="DefaultParagraphFont"/>
    <w:uiPriority w:val="99"/>
    <w:semiHidden/>
    <w:unhideWhenUsed/>
    <w:rsid w:val="00C86516"/>
    <w:rPr>
      <w:color w:val="954F72" w:themeColor="followedHyperlink"/>
      <w:u w:val="single"/>
    </w:rPr>
  </w:style>
  <w:style w:type="character" w:styleId="Emphasis">
    <w:name w:val="Emphasis"/>
    <w:basedOn w:val="DefaultParagraphFont"/>
    <w:uiPriority w:val="20"/>
    <w:qFormat/>
    <w:rsid w:val="00C86516"/>
    <w:rPr>
      <w:i/>
      <w:iCs/>
      <w:color w:val="auto"/>
    </w:rPr>
  </w:style>
  <w:style w:type="character" w:styleId="Strong">
    <w:name w:val="Strong"/>
    <w:basedOn w:val="DefaultParagraphFont"/>
    <w:uiPriority w:val="22"/>
    <w:qFormat/>
    <w:rsid w:val="00C86516"/>
    <w:rPr>
      <w:b/>
      <w:bCs/>
      <w:color w:val="000000" w:themeColor="text1"/>
    </w:rPr>
  </w:style>
  <w:style w:type="paragraph" w:customStyle="1" w:styleId="msonormal0">
    <w:name w:val="msonormal"/>
    <w:basedOn w:val="Normal"/>
    <w:rsid w:val="00C8651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C86516"/>
    <w:pPr>
      <w:spacing w:after="100"/>
    </w:pPr>
  </w:style>
  <w:style w:type="paragraph" w:styleId="TOC2">
    <w:name w:val="toc 2"/>
    <w:basedOn w:val="Normal"/>
    <w:next w:val="Normal"/>
    <w:autoRedefine/>
    <w:uiPriority w:val="39"/>
    <w:unhideWhenUsed/>
    <w:rsid w:val="00C86516"/>
    <w:pPr>
      <w:spacing w:after="100"/>
      <w:ind w:left="220"/>
    </w:pPr>
  </w:style>
  <w:style w:type="paragraph" w:styleId="TOC3">
    <w:name w:val="toc 3"/>
    <w:basedOn w:val="Normal"/>
    <w:next w:val="Normal"/>
    <w:autoRedefine/>
    <w:uiPriority w:val="39"/>
    <w:unhideWhenUsed/>
    <w:rsid w:val="00C86516"/>
    <w:pPr>
      <w:spacing w:after="100"/>
      <w:ind w:left="440"/>
    </w:pPr>
  </w:style>
  <w:style w:type="paragraph" w:styleId="Caption">
    <w:name w:val="caption"/>
    <w:basedOn w:val="Normal"/>
    <w:next w:val="Normal"/>
    <w:uiPriority w:val="35"/>
    <w:semiHidden/>
    <w:unhideWhenUsed/>
    <w:qFormat/>
    <w:rsid w:val="00C8651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8651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86516"/>
    <w:rPr>
      <w:rFonts w:asciiTheme="majorHAnsi" w:eastAsiaTheme="majorEastAsia" w:hAnsiTheme="majorHAnsi" w:cstheme="majorBidi"/>
      <w:color w:val="000000" w:themeColor="text1"/>
      <w:sz w:val="56"/>
      <w:szCs w:val="56"/>
      <w:lang w:val="en-IN"/>
    </w:rPr>
  </w:style>
  <w:style w:type="paragraph" w:styleId="Subtitle">
    <w:name w:val="Subtitle"/>
    <w:basedOn w:val="Normal"/>
    <w:next w:val="Normal"/>
    <w:link w:val="SubtitleChar"/>
    <w:uiPriority w:val="11"/>
    <w:qFormat/>
    <w:rsid w:val="00C86516"/>
    <w:rPr>
      <w:color w:val="5A5A5A" w:themeColor="text1" w:themeTint="A5"/>
      <w:spacing w:val="10"/>
    </w:rPr>
  </w:style>
  <w:style w:type="character" w:customStyle="1" w:styleId="SubtitleChar">
    <w:name w:val="Subtitle Char"/>
    <w:basedOn w:val="DefaultParagraphFont"/>
    <w:link w:val="Subtitle"/>
    <w:uiPriority w:val="11"/>
    <w:rsid w:val="00C86516"/>
    <w:rPr>
      <w:rFonts w:eastAsiaTheme="minorEastAsia"/>
      <w:color w:val="5A5A5A" w:themeColor="text1" w:themeTint="A5"/>
      <w:spacing w:val="10"/>
      <w:lang w:val="en-IN"/>
    </w:rPr>
  </w:style>
  <w:style w:type="character" w:customStyle="1" w:styleId="NoSpacingChar">
    <w:name w:val="No Spacing Char"/>
    <w:basedOn w:val="DefaultParagraphFont"/>
    <w:link w:val="NoSpacing"/>
    <w:uiPriority w:val="1"/>
    <w:locked/>
    <w:rsid w:val="00C86516"/>
  </w:style>
  <w:style w:type="paragraph" w:styleId="NoSpacing">
    <w:name w:val="No Spacing"/>
    <w:link w:val="NoSpacingChar"/>
    <w:uiPriority w:val="1"/>
    <w:qFormat/>
    <w:rsid w:val="00C86516"/>
    <w:pPr>
      <w:spacing w:after="0" w:line="240" w:lineRule="auto"/>
    </w:pPr>
  </w:style>
  <w:style w:type="paragraph" w:styleId="ListParagraph">
    <w:name w:val="List Paragraph"/>
    <w:basedOn w:val="Normal"/>
    <w:uiPriority w:val="34"/>
    <w:qFormat/>
    <w:rsid w:val="00C86516"/>
    <w:pPr>
      <w:ind w:left="720"/>
      <w:contextualSpacing/>
    </w:pPr>
    <w:rPr>
      <w:rFonts w:ascii="Calibri" w:eastAsia="Calibri" w:hAnsi="Calibri" w:cs="Calibri"/>
      <w:color w:val="000000"/>
      <w:lang w:eastAsia="en-IN"/>
    </w:rPr>
  </w:style>
  <w:style w:type="paragraph" w:styleId="Quote">
    <w:name w:val="Quote"/>
    <w:basedOn w:val="Normal"/>
    <w:next w:val="Normal"/>
    <w:link w:val="QuoteChar"/>
    <w:uiPriority w:val="29"/>
    <w:qFormat/>
    <w:rsid w:val="00C86516"/>
    <w:pPr>
      <w:spacing w:before="160"/>
      <w:ind w:left="720" w:right="720"/>
    </w:pPr>
    <w:rPr>
      <w:i/>
      <w:iCs/>
      <w:color w:val="000000" w:themeColor="text1"/>
    </w:rPr>
  </w:style>
  <w:style w:type="character" w:customStyle="1" w:styleId="QuoteChar">
    <w:name w:val="Quote Char"/>
    <w:basedOn w:val="DefaultParagraphFont"/>
    <w:link w:val="Quote"/>
    <w:uiPriority w:val="29"/>
    <w:rsid w:val="00C86516"/>
    <w:rPr>
      <w:rFonts w:eastAsiaTheme="minorEastAsia"/>
      <w:i/>
      <w:iCs/>
      <w:color w:val="000000" w:themeColor="text1"/>
      <w:lang w:val="en-IN"/>
    </w:rPr>
  </w:style>
  <w:style w:type="paragraph" w:styleId="IntenseQuote">
    <w:name w:val="Intense Quote"/>
    <w:basedOn w:val="Normal"/>
    <w:next w:val="Normal"/>
    <w:link w:val="IntenseQuoteChar"/>
    <w:uiPriority w:val="30"/>
    <w:qFormat/>
    <w:rsid w:val="00C8651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86516"/>
    <w:rPr>
      <w:rFonts w:eastAsiaTheme="minorEastAsia"/>
      <w:color w:val="000000" w:themeColor="text1"/>
      <w:shd w:val="clear" w:color="auto" w:fill="F2F2F2" w:themeFill="background1" w:themeFillShade="F2"/>
      <w:lang w:val="en-IN"/>
    </w:rPr>
  </w:style>
  <w:style w:type="paragraph" w:styleId="TOCHeading">
    <w:name w:val="TOC Heading"/>
    <w:basedOn w:val="Heading1"/>
    <w:next w:val="Normal"/>
    <w:uiPriority w:val="39"/>
    <w:semiHidden/>
    <w:unhideWhenUsed/>
    <w:qFormat/>
    <w:rsid w:val="00C86516"/>
    <w:pPr>
      <w:outlineLvl w:val="9"/>
    </w:pPr>
  </w:style>
  <w:style w:type="character" w:styleId="SubtleEmphasis">
    <w:name w:val="Subtle Emphasis"/>
    <w:basedOn w:val="DefaultParagraphFont"/>
    <w:uiPriority w:val="19"/>
    <w:qFormat/>
    <w:rsid w:val="00C86516"/>
    <w:rPr>
      <w:i/>
      <w:iCs/>
      <w:color w:val="404040" w:themeColor="text1" w:themeTint="BF"/>
    </w:rPr>
  </w:style>
  <w:style w:type="character" w:styleId="IntenseEmphasis">
    <w:name w:val="Intense Emphasis"/>
    <w:basedOn w:val="DefaultParagraphFont"/>
    <w:uiPriority w:val="21"/>
    <w:qFormat/>
    <w:rsid w:val="00C86516"/>
    <w:rPr>
      <w:b/>
      <w:bCs/>
      <w:i/>
      <w:iCs/>
      <w:caps/>
    </w:rPr>
  </w:style>
  <w:style w:type="character" w:styleId="SubtleReference">
    <w:name w:val="Subtle Reference"/>
    <w:basedOn w:val="DefaultParagraphFont"/>
    <w:uiPriority w:val="31"/>
    <w:qFormat/>
    <w:rsid w:val="00C865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86516"/>
    <w:rPr>
      <w:b/>
      <w:bCs/>
      <w:smallCaps/>
      <w:u w:val="single"/>
    </w:rPr>
  </w:style>
  <w:style w:type="character" w:styleId="BookTitle">
    <w:name w:val="Book Title"/>
    <w:basedOn w:val="DefaultParagraphFont"/>
    <w:uiPriority w:val="33"/>
    <w:qFormat/>
    <w:rsid w:val="00C86516"/>
    <w:rPr>
      <w:b w:val="0"/>
      <w:bCs w:val="0"/>
      <w:smallCaps/>
      <w:spacing w:val="5"/>
    </w:rPr>
  </w:style>
  <w:style w:type="paragraph" w:styleId="CommentText">
    <w:name w:val="annotation text"/>
    <w:basedOn w:val="Normal"/>
    <w:link w:val="CommentTextChar"/>
    <w:uiPriority w:val="99"/>
    <w:semiHidden/>
    <w:unhideWhenUsed/>
    <w:rsid w:val="0093168A"/>
    <w:pPr>
      <w:spacing w:line="240" w:lineRule="auto"/>
    </w:pPr>
    <w:rPr>
      <w:rFonts w:eastAsiaTheme="minorHAnsi"/>
      <w:sz w:val="20"/>
      <w:szCs w:val="20"/>
      <w:lang w:val="en-US"/>
    </w:rPr>
  </w:style>
  <w:style w:type="character" w:customStyle="1" w:styleId="CommentTextChar">
    <w:name w:val="Comment Text Char"/>
    <w:basedOn w:val="DefaultParagraphFont"/>
    <w:link w:val="CommentText"/>
    <w:uiPriority w:val="99"/>
    <w:semiHidden/>
    <w:rsid w:val="0093168A"/>
    <w:rPr>
      <w:sz w:val="20"/>
      <w:szCs w:val="20"/>
    </w:rPr>
  </w:style>
  <w:style w:type="character" w:styleId="HTMLCode">
    <w:name w:val="HTML Code"/>
    <w:basedOn w:val="DefaultParagraphFont"/>
    <w:uiPriority w:val="99"/>
    <w:semiHidden/>
    <w:unhideWhenUsed/>
    <w:rsid w:val="002D0D61"/>
    <w:rPr>
      <w:rFonts w:ascii="Courier New" w:eastAsia="Times New Roman" w:hAnsi="Courier New" w:cs="Courier New"/>
      <w:sz w:val="20"/>
      <w:szCs w:val="20"/>
    </w:rPr>
  </w:style>
  <w:style w:type="paragraph" w:styleId="Header">
    <w:name w:val="header"/>
    <w:basedOn w:val="Normal"/>
    <w:link w:val="HeaderChar"/>
    <w:rsid w:val="00D53A17"/>
    <w:pPr>
      <w:widowControl w:val="0"/>
      <w:tabs>
        <w:tab w:val="center" w:pos="4320"/>
        <w:tab w:val="right" w:pos="8640"/>
      </w:tabs>
      <w:spacing w:before="26" w:after="240" w:line="240" w:lineRule="atLeast"/>
      <w:ind w:right="115"/>
    </w:pPr>
    <w:rPr>
      <w:rFonts w:ascii="Arial" w:eastAsia="Times New Roman" w:hAnsi="Arial" w:cs="Times New Roman"/>
      <w:sz w:val="20"/>
      <w:szCs w:val="20"/>
      <w:lang w:val="en-US"/>
    </w:rPr>
  </w:style>
  <w:style w:type="character" w:customStyle="1" w:styleId="HeaderChar">
    <w:name w:val="Header Char"/>
    <w:basedOn w:val="DefaultParagraphFont"/>
    <w:link w:val="Header"/>
    <w:rsid w:val="00D53A17"/>
    <w:rPr>
      <w:rFonts w:ascii="Arial" w:eastAsia="Times New Roman" w:hAnsi="Arial" w:cs="Times New Roman"/>
      <w:sz w:val="20"/>
      <w:szCs w:val="20"/>
    </w:rPr>
  </w:style>
  <w:style w:type="paragraph" w:styleId="Footer">
    <w:name w:val="footer"/>
    <w:basedOn w:val="Normal"/>
    <w:link w:val="FooterChar"/>
    <w:rsid w:val="00D53A17"/>
    <w:pPr>
      <w:widowControl w:val="0"/>
      <w:tabs>
        <w:tab w:val="center" w:pos="4320"/>
        <w:tab w:val="right" w:pos="8640"/>
      </w:tabs>
      <w:spacing w:before="26" w:after="240" w:line="240" w:lineRule="atLeast"/>
      <w:ind w:right="115"/>
    </w:pPr>
    <w:rPr>
      <w:rFonts w:ascii="Arial" w:eastAsia="Times New Roman" w:hAnsi="Arial" w:cs="Times New Roman"/>
      <w:sz w:val="20"/>
      <w:szCs w:val="20"/>
      <w:lang w:val="en-US"/>
    </w:rPr>
  </w:style>
  <w:style w:type="character" w:customStyle="1" w:styleId="FooterChar">
    <w:name w:val="Footer Char"/>
    <w:basedOn w:val="DefaultParagraphFont"/>
    <w:link w:val="Footer"/>
    <w:rsid w:val="00D53A17"/>
    <w:rPr>
      <w:rFonts w:ascii="Arial" w:eastAsia="Times New Roman" w:hAnsi="Arial" w:cs="Times New Roman"/>
      <w:sz w:val="20"/>
      <w:szCs w:val="20"/>
    </w:rPr>
  </w:style>
  <w:style w:type="paragraph" w:customStyle="1" w:styleId="TOChead">
    <w:name w:val="TOChead"/>
    <w:basedOn w:val="Normal"/>
    <w:rsid w:val="00D53A17"/>
    <w:pPr>
      <w:spacing w:after="0" w:line="240" w:lineRule="atLeast"/>
      <w:ind w:right="115"/>
      <w:jc w:val="center"/>
    </w:pPr>
    <w:rPr>
      <w:rFonts w:ascii="Arial" w:eastAsia="Times New Roman" w:hAnsi="Arial" w:cs="Times New Roman"/>
      <w:b/>
      <w:sz w:val="28"/>
      <w:szCs w:val="28"/>
      <w:lang w:val="en-US"/>
    </w:rPr>
  </w:style>
  <w:style w:type="paragraph" w:customStyle="1" w:styleId="Preface5">
    <w:name w:val="Preface 5"/>
    <w:rsid w:val="00815531"/>
    <w:pPr>
      <w:numPr>
        <w:numId w:val="31"/>
      </w:numPr>
      <w:spacing w:before="160" w:after="0" w:line="240" w:lineRule="auto"/>
    </w:pPr>
    <w:rPr>
      <w:rFonts w:ascii="Times New Roman" w:eastAsia="Times New Roman" w:hAnsi="Times New Roman" w:cs="Times New Roman"/>
      <w:i/>
      <w:sz w:val="24"/>
      <w:szCs w:val="20"/>
      <w:lang w:val="en-GB"/>
    </w:rPr>
  </w:style>
  <w:style w:type="character" w:styleId="CommentReference">
    <w:name w:val="annotation reference"/>
    <w:basedOn w:val="DefaultParagraphFont"/>
    <w:uiPriority w:val="99"/>
    <w:semiHidden/>
    <w:unhideWhenUsed/>
    <w:rsid w:val="00A06270"/>
    <w:rPr>
      <w:sz w:val="16"/>
      <w:szCs w:val="16"/>
    </w:rPr>
  </w:style>
  <w:style w:type="paragraph" w:styleId="CommentSubject">
    <w:name w:val="annotation subject"/>
    <w:basedOn w:val="CommentText"/>
    <w:next w:val="CommentText"/>
    <w:link w:val="CommentSubjectChar"/>
    <w:uiPriority w:val="99"/>
    <w:semiHidden/>
    <w:unhideWhenUsed/>
    <w:rsid w:val="00A06270"/>
    <w:rPr>
      <w:rFonts w:eastAsiaTheme="minorEastAsia"/>
      <w:b/>
      <w:bCs/>
      <w:lang w:val="en-IN"/>
    </w:rPr>
  </w:style>
  <w:style w:type="character" w:customStyle="1" w:styleId="CommentSubjectChar">
    <w:name w:val="Comment Subject Char"/>
    <w:basedOn w:val="CommentTextChar"/>
    <w:link w:val="CommentSubject"/>
    <w:uiPriority w:val="99"/>
    <w:semiHidden/>
    <w:rsid w:val="00A06270"/>
    <w:rPr>
      <w:rFonts w:eastAsiaTheme="minorEastAsia"/>
      <w:b/>
      <w:bCs/>
      <w:sz w:val="20"/>
      <w:szCs w:val="20"/>
      <w:lang w:val="en-IN"/>
    </w:rPr>
  </w:style>
  <w:style w:type="paragraph" w:styleId="BalloonText">
    <w:name w:val="Balloon Text"/>
    <w:basedOn w:val="Normal"/>
    <w:link w:val="BalloonTextChar"/>
    <w:uiPriority w:val="99"/>
    <w:semiHidden/>
    <w:unhideWhenUsed/>
    <w:rsid w:val="00A062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6270"/>
    <w:rPr>
      <w:rFonts w:ascii="Segoe UI" w:eastAsiaTheme="minorEastAsia" w:hAnsi="Segoe UI" w:cs="Segoe UI"/>
      <w:sz w:val="18"/>
      <w:szCs w:val="18"/>
      <w:lang w:val="en-IN"/>
    </w:rPr>
  </w:style>
  <w:style w:type="paragraph" w:styleId="NormalWeb">
    <w:name w:val="Normal (Web)"/>
    <w:basedOn w:val="Normal"/>
    <w:uiPriority w:val="99"/>
    <w:semiHidden/>
    <w:unhideWhenUsed/>
    <w:rsid w:val="0094452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167143">
      <w:bodyDiv w:val="1"/>
      <w:marLeft w:val="0"/>
      <w:marRight w:val="0"/>
      <w:marTop w:val="0"/>
      <w:marBottom w:val="0"/>
      <w:divBdr>
        <w:top w:val="none" w:sz="0" w:space="0" w:color="auto"/>
        <w:left w:val="none" w:sz="0" w:space="0" w:color="auto"/>
        <w:bottom w:val="none" w:sz="0" w:space="0" w:color="auto"/>
        <w:right w:val="none" w:sz="0" w:space="0" w:color="auto"/>
      </w:divBdr>
    </w:div>
    <w:div w:id="289014315">
      <w:bodyDiv w:val="1"/>
      <w:marLeft w:val="0"/>
      <w:marRight w:val="0"/>
      <w:marTop w:val="0"/>
      <w:marBottom w:val="0"/>
      <w:divBdr>
        <w:top w:val="none" w:sz="0" w:space="0" w:color="auto"/>
        <w:left w:val="none" w:sz="0" w:space="0" w:color="auto"/>
        <w:bottom w:val="none" w:sz="0" w:space="0" w:color="auto"/>
        <w:right w:val="none" w:sz="0" w:space="0" w:color="auto"/>
      </w:divBdr>
    </w:div>
    <w:div w:id="324824988">
      <w:bodyDiv w:val="1"/>
      <w:marLeft w:val="0"/>
      <w:marRight w:val="0"/>
      <w:marTop w:val="0"/>
      <w:marBottom w:val="0"/>
      <w:divBdr>
        <w:top w:val="none" w:sz="0" w:space="0" w:color="auto"/>
        <w:left w:val="none" w:sz="0" w:space="0" w:color="auto"/>
        <w:bottom w:val="none" w:sz="0" w:space="0" w:color="auto"/>
        <w:right w:val="none" w:sz="0" w:space="0" w:color="auto"/>
      </w:divBdr>
    </w:div>
    <w:div w:id="368142617">
      <w:bodyDiv w:val="1"/>
      <w:marLeft w:val="0"/>
      <w:marRight w:val="0"/>
      <w:marTop w:val="0"/>
      <w:marBottom w:val="0"/>
      <w:divBdr>
        <w:top w:val="none" w:sz="0" w:space="0" w:color="auto"/>
        <w:left w:val="none" w:sz="0" w:space="0" w:color="auto"/>
        <w:bottom w:val="none" w:sz="0" w:space="0" w:color="auto"/>
        <w:right w:val="none" w:sz="0" w:space="0" w:color="auto"/>
      </w:divBdr>
    </w:div>
    <w:div w:id="372968855">
      <w:bodyDiv w:val="1"/>
      <w:marLeft w:val="0"/>
      <w:marRight w:val="0"/>
      <w:marTop w:val="0"/>
      <w:marBottom w:val="0"/>
      <w:divBdr>
        <w:top w:val="none" w:sz="0" w:space="0" w:color="auto"/>
        <w:left w:val="none" w:sz="0" w:space="0" w:color="auto"/>
        <w:bottom w:val="none" w:sz="0" w:space="0" w:color="auto"/>
        <w:right w:val="none" w:sz="0" w:space="0" w:color="auto"/>
      </w:divBdr>
    </w:div>
    <w:div w:id="443618823">
      <w:bodyDiv w:val="1"/>
      <w:marLeft w:val="0"/>
      <w:marRight w:val="0"/>
      <w:marTop w:val="0"/>
      <w:marBottom w:val="0"/>
      <w:divBdr>
        <w:top w:val="none" w:sz="0" w:space="0" w:color="auto"/>
        <w:left w:val="none" w:sz="0" w:space="0" w:color="auto"/>
        <w:bottom w:val="none" w:sz="0" w:space="0" w:color="auto"/>
        <w:right w:val="none" w:sz="0" w:space="0" w:color="auto"/>
      </w:divBdr>
    </w:div>
    <w:div w:id="511920598">
      <w:bodyDiv w:val="1"/>
      <w:marLeft w:val="0"/>
      <w:marRight w:val="0"/>
      <w:marTop w:val="0"/>
      <w:marBottom w:val="0"/>
      <w:divBdr>
        <w:top w:val="none" w:sz="0" w:space="0" w:color="auto"/>
        <w:left w:val="none" w:sz="0" w:space="0" w:color="auto"/>
        <w:bottom w:val="none" w:sz="0" w:space="0" w:color="auto"/>
        <w:right w:val="none" w:sz="0" w:space="0" w:color="auto"/>
      </w:divBdr>
    </w:div>
    <w:div w:id="525799045">
      <w:bodyDiv w:val="1"/>
      <w:marLeft w:val="0"/>
      <w:marRight w:val="0"/>
      <w:marTop w:val="0"/>
      <w:marBottom w:val="0"/>
      <w:divBdr>
        <w:top w:val="none" w:sz="0" w:space="0" w:color="auto"/>
        <w:left w:val="none" w:sz="0" w:space="0" w:color="auto"/>
        <w:bottom w:val="none" w:sz="0" w:space="0" w:color="auto"/>
        <w:right w:val="none" w:sz="0" w:space="0" w:color="auto"/>
      </w:divBdr>
    </w:div>
    <w:div w:id="530922144">
      <w:bodyDiv w:val="1"/>
      <w:marLeft w:val="0"/>
      <w:marRight w:val="0"/>
      <w:marTop w:val="0"/>
      <w:marBottom w:val="0"/>
      <w:divBdr>
        <w:top w:val="none" w:sz="0" w:space="0" w:color="auto"/>
        <w:left w:val="none" w:sz="0" w:space="0" w:color="auto"/>
        <w:bottom w:val="none" w:sz="0" w:space="0" w:color="auto"/>
        <w:right w:val="none" w:sz="0" w:space="0" w:color="auto"/>
      </w:divBdr>
    </w:div>
    <w:div w:id="547961357">
      <w:bodyDiv w:val="1"/>
      <w:marLeft w:val="0"/>
      <w:marRight w:val="0"/>
      <w:marTop w:val="0"/>
      <w:marBottom w:val="0"/>
      <w:divBdr>
        <w:top w:val="none" w:sz="0" w:space="0" w:color="auto"/>
        <w:left w:val="none" w:sz="0" w:space="0" w:color="auto"/>
        <w:bottom w:val="none" w:sz="0" w:space="0" w:color="auto"/>
        <w:right w:val="none" w:sz="0" w:space="0" w:color="auto"/>
      </w:divBdr>
    </w:div>
    <w:div w:id="553390233">
      <w:bodyDiv w:val="1"/>
      <w:marLeft w:val="0"/>
      <w:marRight w:val="0"/>
      <w:marTop w:val="0"/>
      <w:marBottom w:val="0"/>
      <w:divBdr>
        <w:top w:val="none" w:sz="0" w:space="0" w:color="auto"/>
        <w:left w:val="none" w:sz="0" w:space="0" w:color="auto"/>
        <w:bottom w:val="none" w:sz="0" w:space="0" w:color="auto"/>
        <w:right w:val="none" w:sz="0" w:space="0" w:color="auto"/>
      </w:divBdr>
    </w:div>
    <w:div w:id="562373970">
      <w:bodyDiv w:val="1"/>
      <w:marLeft w:val="0"/>
      <w:marRight w:val="0"/>
      <w:marTop w:val="0"/>
      <w:marBottom w:val="0"/>
      <w:divBdr>
        <w:top w:val="none" w:sz="0" w:space="0" w:color="auto"/>
        <w:left w:val="none" w:sz="0" w:space="0" w:color="auto"/>
        <w:bottom w:val="none" w:sz="0" w:space="0" w:color="auto"/>
        <w:right w:val="none" w:sz="0" w:space="0" w:color="auto"/>
      </w:divBdr>
    </w:div>
    <w:div w:id="619339730">
      <w:bodyDiv w:val="1"/>
      <w:marLeft w:val="0"/>
      <w:marRight w:val="0"/>
      <w:marTop w:val="0"/>
      <w:marBottom w:val="0"/>
      <w:divBdr>
        <w:top w:val="none" w:sz="0" w:space="0" w:color="auto"/>
        <w:left w:val="none" w:sz="0" w:space="0" w:color="auto"/>
        <w:bottom w:val="none" w:sz="0" w:space="0" w:color="auto"/>
        <w:right w:val="none" w:sz="0" w:space="0" w:color="auto"/>
      </w:divBdr>
    </w:div>
    <w:div w:id="633877953">
      <w:bodyDiv w:val="1"/>
      <w:marLeft w:val="0"/>
      <w:marRight w:val="0"/>
      <w:marTop w:val="0"/>
      <w:marBottom w:val="0"/>
      <w:divBdr>
        <w:top w:val="none" w:sz="0" w:space="0" w:color="auto"/>
        <w:left w:val="none" w:sz="0" w:space="0" w:color="auto"/>
        <w:bottom w:val="none" w:sz="0" w:space="0" w:color="auto"/>
        <w:right w:val="none" w:sz="0" w:space="0" w:color="auto"/>
      </w:divBdr>
    </w:div>
    <w:div w:id="750857922">
      <w:bodyDiv w:val="1"/>
      <w:marLeft w:val="0"/>
      <w:marRight w:val="0"/>
      <w:marTop w:val="0"/>
      <w:marBottom w:val="0"/>
      <w:divBdr>
        <w:top w:val="none" w:sz="0" w:space="0" w:color="auto"/>
        <w:left w:val="none" w:sz="0" w:space="0" w:color="auto"/>
        <w:bottom w:val="none" w:sz="0" w:space="0" w:color="auto"/>
        <w:right w:val="none" w:sz="0" w:space="0" w:color="auto"/>
      </w:divBdr>
    </w:div>
    <w:div w:id="779643957">
      <w:bodyDiv w:val="1"/>
      <w:marLeft w:val="0"/>
      <w:marRight w:val="0"/>
      <w:marTop w:val="0"/>
      <w:marBottom w:val="0"/>
      <w:divBdr>
        <w:top w:val="none" w:sz="0" w:space="0" w:color="auto"/>
        <w:left w:val="none" w:sz="0" w:space="0" w:color="auto"/>
        <w:bottom w:val="none" w:sz="0" w:space="0" w:color="auto"/>
        <w:right w:val="none" w:sz="0" w:space="0" w:color="auto"/>
      </w:divBdr>
    </w:div>
    <w:div w:id="780105905">
      <w:bodyDiv w:val="1"/>
      <w:marLeft w:val="0"/>
      <w:marRight w:val="0"/>
      <w:marTop w:val="0"/>
      <w:marBottom w:val="0"/>
      <w:divBdr>
        <w:top w:val="none" w:sz="0" w:space="0" w:color="auto"/>
        <w:left w:val="none" w:sz="0" w:space="0" w:color="auto"/>
        <w:bottom w:val="none" w:sz="0" w:space="0" w:color="auto"/>
        <w:right w:val="none" w:sz="0" w:space="0" w:color="auto"/>
      </w:divBdr>
    </w:div>
    <w:div w:id="858086639">
      <w:bodyDiv w:val="1"/>
      <w:marLeft w:val="0"/>
      <w:marRight w:val="0"/>
      <w:marTop w:val="0"/>
      <w:marBottom w:val="0"/>
      <w:divBdr>
        <w:top w:val="none" w:sz="0" w:space="0" w:color="auto"/>
        <w:left w:val="none" w:sz="0" w:space="0" w:color="auto"/>
        <w:bottom w:val="none" w:sz="0" w:space="0" w:color="auto"/>
        <w:right w:val="none" w:sz="0" w:space="0" w:color="auto"/>
      </w:divBdr>
    </w:div>
    <w:div w:id="910505411">
      <w:bodyDiv w:val="1"/>
      <w:marLeft w:val="0"/>
      <w:marRight w:val="0"/>
      <w:marTop w:val="0"/>
      <w:marBottom w:val="0"/>
      <w:divBdr>
        <w:top w:val="none" w:sz="0" w:space="0" w:color="auto"/>
        <w:left w:val="none" w:sz="0" w:space="0" w:color="auto"/>
        <w:bottom w:val="none" w:sz="0" w:space="0" w:color="auto"/>
        <w:right w:val="none" w:sz="0" w:space="0" w:color="auto"/>
      </w:divBdr>
    </w:div>
    <w:div w:id="922029051">
      <w:bodyDiv w:val="1"/>
      <w:marLeft w:val="0"/>
      <w:marRight w:val="0"/>
      <w:marTop w:val="0"/>
      <w:marBottom w:val="0"/>
      <w:divBdr>
        <w:top w:val="none" w:sz="0" w:space="0" w:color="auto"/>
        <w:left w:val="none" w:sz="0" w:space="0" w:color="auto"/>
        <w:bottom w:val="none" w:sz="0" w:space="0" w:color="auto"/>
        <w:right w:val="none" w:sz="0" w:space="0" w:color="auto"/>
      </w:divBdr>
    </w:div>
    <w:div w:id="968391443">
      <w:bodyDiv w:val="1"/>
      <w:marLeft w:val="0"/>
      <w:marRight w:val="0"/>
      <w:marTop w:val="0"/>
      <w:marBottom w:val="0"/>
      <w:divBdr>
        <w:top w:val="none" w:sz="0" w:space="0" w:color="auto"/>
        <w:left w:val="none" w:sz="0" w:space="0" w:color="auto"/>
        <w:bottom w:val="none" w:sz="0" w:space="0" w:color="auto"/>
        <w:right w:val="none" w:sz="0" w:space="0" w:color="auto"/>
      </w:divBdr>
    </w:div>
    <w:div w:id="972635406">
      <w:bodyDiv w:val="1"/>
      <w:marLeft w:val="0"/>
      <w:marRight w:val="0"/>
      <w:marTop w:val="0"/>
      <w:marBottom w:val="0"/>
      <w:divBdr>
        <w:top w:val="none" w:sz="0" w:space="0" w:color="auto"/>
        <w:left w:val="none" w:sz="0" w:space="0" w:color="auto"/>
        <w:bottom w:val="none" w:sz="0" w:space="0" w:color="auto"/>
        <w:right w:val="none" w:sz="0" w:space="0" w:color="auto"/>
      </w:divBdr>
    </w:div>
    <w:div w:id="1031565605">
      <w:bodyDiv w:val="1"/>
      <w:marLeft w:val="0"/>
      <w:marRight w:val="0"/>
      <w:marTop w:val="0"/>
      <w:marBottom w:val="0"/>
      <w:divBdr>
        <w:top w:val="none" w:sz="0" w:space="0" w:color="auto"/>
        <w:left w:val="none" w:sz="0" w:space="0" w:color="auto"/>
        <w:bottom w:val="none" w:sz="0" w:space="0" w:color="auto"/>
        <w:right w:val="none" w:sz="0" w:space="0" w:color="auto"/>
      </w:divBdr>
    </w:div>
    <w:div w:id="1102795510">
      <w:bodyDiv w:val="1"/>
      <w:marLeft w:val="0"/>
      <w:marRight w:val="0"/>
      <w:marTop w:val="0"/>
      <w:marBottom w:val="0"/>
      <w:divBdr>
        <w:top w:val="none" w:sz="0" w:space="0" w:color="auto"/>
        <w:left w:val="none" w:sz="0" w:space="0" w:color="auto"/>
        <w:bottom w:val="none" w:sz="0" w:space="0" w:color="auto"/>
        <w:right w:val="none" w:sz="0" w:space="0" w:color="auto"/>
      </w:divBdr>
    </w:div>
    <w:div w:id="1107962205">
      <w:bodyDiv w:val="1"/>
      <w:marLeft w:val="0"/>
      <w:marRight w:val="0"/>
      <w:marTop w:val="0"/>
      <w:marBottom w:val="0"/>
      <w:divBdr>
        <w:top w:val="none" w:sz="0" w:space="0" w:color="auto"/>
        <w:left w:val="none" w:sz="0" w:space="0" w:color="auto"/>
        <w:bottom w:val="none" w:sz="0" w:space="0" w:color="auto"/>
        <w:right w:val="none" w:sz="0" w:space="0" w:color="auto"/>
      </w:divBdr>
    </w:div>
    <w:div w:id="1137333856">
      <w:bodyDiv w:val="1"/>
      <w:marLeft w:val="0"/>
      <w:marRight w:val="0"/>
      <w:marTop w:val="0"/>
      <w:marBottom w:val="0"/>
      <w:divBdr>
        <w:top w:val="none" w:sz="0" w:space="0" w:color="auto"/>
        <w:left w:val="none" w:sz="0" w:space="0" w:color="auto"/>
        <w:bottom w:val="none" w:sz="0" w:space="0" w:color="auto"/>
        <w:right w:val="none" w:sz="0" w:space="0" w:color="auto"/>
      </w:divBdr>
    </w:div>
    <w:div w:id="1170100813">
      <w:bodyDiv w:val="1"/>
      <w:marLeft w:val="0"/>
      <w:marRight w:val="0"/>
      <w:marTop w:val="0"/>
      <w:marBottom w:val="0"/>
      <w:divBdr>
        <w:top w:val="none" w:sz="0" w:space="0" w:color="auto"/>
        <w:left w:val="none" w:sz="0" w:space="0" w:color="auto"/>
        <w:bottom w:val="none" w:sz="0" w:space="0" w:color="auto"/>
        <w:right w:val="none" w:sz="0" w:space="0" w:color="auto"/>
      </w:divBdr>
    </w:div>
    <w:div w:id="1212812998">
      <w:bodyDiv w:val="1"/>
      <w:marLeft w:val="0"/>
      <w:marRight w:val="0"/>
      <w:marTop w:val="0"/>
      <w:marBottom w:val="0"/>
      <w:divBdr>
        <w:top w:val="none" w:sz="0" w:space="0" w:color="auto"/>
        <w:left w:val="none" w:sz="0" w:space="0" w:color="auto"/>
        <w:bottom w:val="none" w:sz="0" w:space="0" w:color="auto"/>
        <w:right w:val="none" w:sz="0" w:space="0" w:color="auto"/>
      </w:divBdr>
    </w:div>
    <w:div w:id="1229146276">
      <w:bodyDiv w:val="1"/>
      <w:marLeft w:val="0"/>
      <w:marRight w:val="0"/>
      <w:marTop w:val="0"/>
      <w:marBottom w:val="0"/>
      <w:divBdr>
        <w:top w:val="none" w:sz="0" w:space="0" w:color="auto"/>
        <w:left w:val="none" w:sz="0" w:space="0" w:color="auto"/>
        <w:bottom w:val="none" w:sz="0" w:space="0" w:color="auto"/>
        <w:right w:val="none" w:sz="0" w:space="0" w:color="auto"/>
      </w:divBdr>
    </w:div>
    <w:div w:id="1243560850">
      <w:bodyDiv w:val="1"/>
      <w:marLeft w:val="0"/>
      <w:marRight w:val="0"/>
      <w:marTop w:val="0"/>
      <w:marBottom w:val="0"/>
      <w:divBdr>
        <w:top w:val="none" w:sz="0" w:space="0" w:color="auto"/>
        <w:left w:val="none" w:sz="0" w:space="0" w:color="auto"/>
        <w:bottom w:val="none" w:sz="0" w:space="0" w:color="auto"/>
        <w:right w:val="none" w:sz="0" w:space="0" w:color="auto"/>
      </w:divBdr>
    </w:div>
    <w:div w:id="1266117020">
      <w:bodyDiv w:val="1"/>
      <w:marLeft w:val="0"/>
      <w:marRight w:val="0"/>
      <w:marTop w:val="0"/>
      <w:marBottom w:val="0"/>
      <w:divBdr>
        <w:top w:val="none" w:sz="0" w:space="0" w:color="auto"/>
        <w:left w:val="none" w:sz="0" w:space="0" w:color="auto"/>
        <w:bottom w:val="none" w:sz="0" w:space="0" w:color="auto"/>
        <w:right w:val="none" w:sz="0" w:space="0" w:color="auto"/>
      </w:divBdr>
    </w:div>
    <w:div w:id="1277642871">
      <w:bodyDiv w:val="1"/>
      <w:marLeft w:val="0"/>
      <w:marRight w:val="0"/>
      <w:marTop w:val="0"/>
      <w:marBottom w:val="0"/>
      <w:divBdr>
        <w:top w:val="none" w:sz="0" w:space="0" w:color="auto"/>
        <w:left w:val="none" w:sz="0" w:space="0" w:color="auto"/>
        <w:bottom w:val="none" w:sz="0" w:space="0" w:color="auto"/>
        <w:right w:val="none" w:sz="0" w:space="0" w:color="auto"/>
      </w:divBdr>
    </w:div>
    <w:div w:id="1361930877">
      <w:bodyDiv w:val="1"/>
      <w:marLeft w:val="0"/>
      <w:marRight w:val="0"/>
      <w:marTop w:val="0"/>
      <w:marBottom w:val="0"/>
      <w:divBdr>
        <w:top w:val="none" w:sz="0" w:space="0" w:color="auto"/>
        <w:left w:val="none" w:sz="0" w:space="0" w:color="auto"/>
        <w:bottom w:val="none" w:sz="0" w:space="0" w:color="auto"/>
        <w:right w:val="none" w:sz="0" w:space="0" w:color="auto"/>
      </w:divBdr>
    </w:div>
    <w:div w:id="1367637908">
      <w:bodyDiv w:val="1"/>
      <w:marLeft w:val="0"/>
      <w:marRight w:val="0"/>
      <w:marTop w:val="0"/>
      <w:marBottom w:val="0"/>
      <w:divBdr>
        <w:top w:val="none" w:sz="0" w:space="0" w:color="auto"/>
        <w:left w:val="none" w:sz="0" w:space="0" w:color="auto"/>
        <w:bottom w:val="none" w:sz="0" w:space="0" w:color="auto"/>
        <w:right w:val="none" w:sz="0" w:space="0" w:color="auto"/>
      </w:divBdr>
    </w:div>
    <w:div w:id="1457483296">
      <w:bodyDiv w:val="1"/>
      <w:marLeft w:val="0"/>
      <w:marRight w:val="0"/>
      <w:marTop w:val="0"/>
      <w:marBottom w:val="0"/>
      <w:divBdr>
        <w:top w:val="none" w:sz="0" w:space="0" w:color="auto"/>
        <w:left w:val="none" w:sz="0" w:space="0" w:color="auto"/>
        <w:bottom w:val="none" w:sz="0" w:space="0" w:color="auto"/>
        <w:right w:val="none" w:sz="0" w:space="0" w:color="auto"/>
      </w:divBdr>
    </w:div>
    <w:div w:id="1490290030">
      <w:bodyDiv w:val="1"/>
      <w:marLeft w:val="0"/>
      <w:marRight w:val="0"/>
      <w:marTop w:val="0"/>
      <w:marBottom w:val="0"/>
      <w:divBdr>
        <w:top w:val="none" w:sz="0" w:space="0" w:color="auto"/>
        <w:left w:val="none" w:sz="0" w:space="0" w:color="auto"/>
        <w:bottom w:val="none" w:sz="0" w:space="0" w:color="auto"/>
        <w:right w:val="none" w:sz="0" w:space="0" w:color="auto"/>
      </w:divBdr>
    </w:div>
    <w:div w:id="1573275499">
      <w:bodyDiv w:val="1"/>
      <w:marLeft w:val="0"/>
      <w:marRight w:val="0"/>
      <w:marTop w:val="0"/>
      <w:marBottom w:val="0"/>
      <w:divBdr>
        <w:top w:val="none" w:sz="0" w:space="0" w:color="auto"/>
        <w:left w:val="none" w:sz="0" w:space="0" w:color="auto"/>
        <w:bottom w:val="none" w:sz="0" w:space="0" w:color="auto"/>
        <w:right w:val="none" w:sz="0" w:space="0" w:color="auto"/>
      </w:divBdr>
    </w:div>
    <w:div w:id="1592933407">
      <w:bodyDiv w:val="1"/>
      <w:marLeft w:val="0"/>
      <w:marRight w:val="0"/>
      <w:marTop w:val="0"/>
      <w:marBottom w:val="0"/>
      <w:divBdr>
        <w:top w:val="none" w:sz="0" w:space="0" w:color="auto"/>
        <w:left w:val="none" w:sz="0" w:space="0" w:color="auto"/>
        <w:bottom w:val="none" w:sz="0" w:space="0" w:color="auto"/>
        <w:right w:val="none" w:sz="0" w:space="0" w:color="auto"/>
      </w:divBdr>
    </w:div>
    <w:div w:id="1593393670">
      <w:bodyDiv w:val="1"/>
      <w:marLeft w:val="0"/>
      <w:marRight w:val="0"/>
      <w:marTop w:val="0"/>
      <w:marBottom w:val="0"/>
      <w:divBdr>
        <w:top w:val="none" w:sz="0" w:space="0" w:color="auto"/>
        <w:left w:val="none" w:sz="0" w:space="0" w:color="auto"/>
        <w:bottom w:val="none" w:sz="0" w:space="0" w:color="auto"/>
        <w:right w:val="none" w:sz="0" w:space="0" w:color="auto"/>
      </w:divBdr>
    </w:div>
    <w:div w:id="1601065581">
      <w:bodyDiv w:val="1"/>
      <w:marLeft w:val="0"/>
      <w:marRight w:val="0"/>
      <w:marTop w:val="0"/>
      <w:marBottom w:val="0"/>
      <w:divBdr>
        <w:top w:val="none" w:sz="0" w:space="0" w:color="auto"/>
        <w:left w:val="none" w:sz="0" w:space="0" w:color="auto"/>
        <w:bottom w:val="none" w:sz="0" w:space="0" w:color="auto"/>
        <w:right w:val="none" w:sz="0" w:space="0" w:color="auto"/>
      </w:divBdr>
    </w:div>
    <w:div w:id="1633097401">
      <w:bodyDiv w:val="1"/>
      <w:marLeft w:val="0"/>
      <w:marRight w:val="0"/>
      <w:marTop w:val="0"/>
      <w:marBottom w:val="0"/>
      <w:divBdr>
        <w:top w:val="none" w:sz="0" w:space="0" w:color="auto"/>
        <w:left w:val="none" w:sz="0" w:space="0" w:color="auto"/>
        <w:bottom w:val="none" w:sz="0" w:space="0" w:color="auto"/>
        <w:right w:val="none" w:sz="0" w:space="0" w:color="auto"/>
      </w:divBdr>
    </w:div>
    <w:div w:id="1636985195">
      <w:bodyDiv w:val="1"/>
      <w:marLeft w:val="0"/>
      <w:marRight w:val="0"/>
      <w:marTop w:val="0"/>
      <w:marBottom w:val="0"/>
      <w:divBdr>
        <w:top w:val="none" w:sz="0" w:space="0" w:color="auto"/>
        <w:left w:val="none" w:sz="0" w:space="0" w:color="auto"/>
        <w:bottom w:val="none" w:sz="0" w:space="0" w:color="auto"/>
        <w:right w:val="none" w:sz="0" w:space="0" w:color="auto"/>
      </w:divBdr>
    </w:div>
    <w:div w:id="1664237493">
      <w:bodyDiv w:val="1"/>
      <w:marLeft w:val="0"/>
      <w:marRight w:val="0"/>
      <w:marTop w:val="0"/>
      <w:marBottom w:val="0"/>
      <w:divBdr>
        <w:top w:val="none" w:sz="0" w:space="0" w:color="auto"/>
        <w:left w:val="none" w:sz="0" w:space="0" w:color="auto"/>
        <w:bottom w:val="none" w:sz="0" w:space="0" w:color="auto"/>
        <w:right w:val="none" w:sz="0" w:space="0" w:color="auto"/>
      </w:divBdr>
    </w:div>
    <w:div w:id="1724254253">
      <w:bodyDiv w:val="1"/>
      <w:marLeft w:val="0"/>
      <w:marRight w:val="0"/>
      <w:marTop w:val="0"/>
      <w:marBottom w:val="0"/>
      <w:divBdr>
        <w:top w:val="none" w:sz="0" w:space="0" w:color="auto"/>
        <w:left w:val="none" w:sz="0" w:space="0" w:color="auto"/>
        <w:bottom w:val="none" w:sz="0" w:space="0" w:color="auto"/>
        <w:right w:val="none" w:sz="0" w:space="0" w:color="auto"/>
      </w:divBdr>
    </w:div>
    <w:div w:id="1759405179">
      <w:bodyDiv w:val="1"/>
      <w:marLeft w:val="0"/>
      <w:marRight w:val="0"/>
      <w:marTop w:val="0"/>
      <w:marBottom w:val="0"/>
      <w:divBdr>
        <w:top w:val="none" w:sz="0" w:space="0" w:color="auto"/>
        <w:left w:val="none" w:sz="0" w:space="0" w:color="auto"/>
        <w:bottom w:val="none" w:sz="0" w:space="0" w:color="auto"/>
        <w:right w:val="none" w:sz="0" w:space="0" w:color="auto"/>
      </w:divBdr>
    </w:div>
    <w:div w:id="1812213511">
      <w:bodyDiv w:val="1"/>
      <w:marLeft w:val="0"/>
      <w:marRight w:val="0"/>
      <w:marTop w:val="0"/>
      <w:marBottom w:val="0"/>
      <w:divBdr>
        <w:top w:val="none" w:sz="0" w:space="0" w:color="auto"/>
        <w:left w:val="none" w:sz="0" w:space="0" w:color="auto"/>
        <w:bottom w:val="none" w:sz="0" w:space="0" w:color="auto"/>
        <w:right w:val="none" w:sz="0" w:space="0" w:color="auto"/>
      </w:divBdr>
    </w:div>
    <w:div w:id="1861621286">
      <w:bodyDiv w:val="1"/>
      <w:marLeft w:val="0"/>
      <w:marRight w:val="0"/>
      <w:marTop w:val="0"/>
      <w:marBottom w:val="0"/>
      <w:divBdr>
        <w:top w:val="none" w:sz="0" w:space="0" w:color="auto"/>
        <w:left w:val="none" w:sz="0" w:space="0" w:color="auto"/>
        <w:bottom w:val="none" w:sz="0" w:space="0" w:color="auto"/>
        <w:right w:val="none" w:sz="0" w:space="0" w:color="auto"/>
      </w:divBdr>
    </w:div>
    <w:div w:id="195192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hyperlink" Target="http://ipaddress:portnumber"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package" Target="embeddings/Microsoft_Excel_Worksheet5.xlsx"/><Relationship Id="rId68" Type="http://schemas.openxmlformats.org/officeDocument/2006/relationships/hyperlink" Target="http://localhost:portnumber" TargetMode="Externa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package" Target="embeddings/Microsoft_Excel_Worksheet3.xlsx"/><Relationship Id="rId11" Type="http://schemas.openxmlformats.org/officeDocument/2006/relationships/image" Target="media/image1.jpeg"/><Relationship Id="rId24" Type="http://schemas.openxmlformats.org/officeDocument/2006/relationships/image" Target="media/image4.emf"/><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www.thymeleaf.org/"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package" Target="embeddings/Microsoft_Excel_Worksheet4.xlsx"/><Relationship Id="rId19" Type="http://schemas.openxmlformats.org/officeDocument/2006/relationships/hyperlink" Target="http://ipaddress:portnumber" TargetMode="External"/><Relationship Id="rId14" Type="http://schemas.openxmlformats.org/officeDocument/2006/relationships/footer" Target="footer1.xml"/><Relationship Id="rId22" Type="http://schemas.openxmlformats.org/officeDocument/2006/relationships/image" Target="media/image3.emf"/><Relationship Id="rId27" Type="http://schemas.openxmlformats.org/officeDocument/2006/relationships/package" Target="embeddings/Microsoft_Excel_Worksheet2.xlsx"/><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localhost:portnumber" TargetMode="External"/><Relationship Id="rId69" Type="http://schemas.openxmlformats.org/officeDocument/2006/relationships/hyperlink" Target="http://localhost" TargetMode="Externa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yperlink" Target="http://localhost:portnumber"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package" Target="embeddings/Microsoft_Excel_Worksheet1.xlsx"/><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s://www.thymeleaf.org/doc/tutorials/2.1/thymeleafspring.html" TargetMode="External"/><Relationship Id="rId20" Type="http://schemas.openxmlformats.org/officeDocument/2006/relationships/hyperlink" Target="http://localhost:portnumber"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8.emf"/><Relationship Id="rId70" Type="http://schemas.openxmlformats.org/officeDocument/2006/relationships/hyperlink" Target="http://localhost"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package" Target="embeddings/Microsoft_Excel_Worksheet.xlsx"/><Relationship Id="rId28" Type="http://schemas.openxmlformats.org/officeDocument/2006/relationships/image" Target="media/image6.emf"/><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emf"/><Relationship Id="rId65" Type="http://schemas.openxmlformats.org/officeDocument/2006/relationships/hyperlink" Target="http://ipaddress:portnumber" TargetMode="External"/><Relationship Id="rId73" Type="http://schemas.openxmlformats.org/officeDocument/2006/relationships/hyperlink" Target="http://ipaddress:portnumber"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localhost:portnumber"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code.cognizan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15878961AB9BE48AE9C04900CC3020C" ma:contentTypeVersion="2" ma:contentTypeDescription="Create a new document." ma:contentTypeScope="" ma:versionID="c14559a7b0132efff62d6eb736091314">
  <xsd:schema xmlns:xsd="http://www.w3.org/2001/XMLSchema" xmlns:xs="http://www.w3.org/2001/XMLSchema" xmlns:p="http://schemas.microsoft.com/office/2006/metadata/properties" xmlns:ns2="a8bc00f7-1d96-4b6e-84c8-0b61c8ef56f0" targetNamespace="http://schemas.microsoft.com/office/2006/metadata/properties" ma:root="true" ma:fieldsID="4a139ed0679a13fe54c391a333dc4b09" ns2:_="">
    <xsd:import namespace="a8bc00f7-1d96-4b6e-84c8-0b61c8ef56f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bc00f7-1d96-4b6e-84c8-0b61c8ef56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C09AF-0127-46D6-AACF-CDC294B441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bc00f7-1d96-4b6e-84c8-0b61c8ef56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71A4F1-EC69-4C09-A58A-9D8884CD4F06}">
  <ds:schemaRefs>
    <ds:schemaRef ds:uri="http://schemas.microsoft.com/sharepoint/v3/contenttype/forms"/>
  </ds:schemaRefs>
</ds:datastoreItem>
</file>

<file path=customXml/itemProps3.xml><?xml version="1.0" encoding="utf-8"?>
<ds:datastoreItem xmlns:ds="http://schemas.openxmlformats.org/officeDocument/2006/customXml" ds:itemID="{40580FEB-6CA1-48BC-9655-ABF156A3CFD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A8512FB-BD49-47B6-898E-47EB243D6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28</Pages>
  <Words>3230</Words>
  <Characters>18414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Petrishiya, Evelyn (Cognizant)</dc:creator>
  <cp:keywords/>
  <dc:description/>
  <cp:lastModifiedBy>Ponnuswamy, Suresh (Cognizant)</cp:lastModifiedBy>
  <cp:revision>50</cp:revision>
  <dcterms:created xsi:type="dcterms:W3CDTF">2019-12-27T05:34:00Z</dcterms:created>
  <dcterms:modified xsi:type="dcterms:W3CDTF">2020-01-06T11:26:00Z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0x010100415878961AB9BE48AE9C04900CC3020C</vt:lpwstr>
  </property>
</Properties>
</file>